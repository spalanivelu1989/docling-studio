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351E423D" w:rsidP="1BA71EB1" w:rsidRDefault="351E423D" w14:paraId="3DA265CB" w14:textId="4389D9E4">
      <w:pPr>
        <w:pageBreakBefore/>
        <w:pBdr>
          <w:top w:val="nil"/>
          <w:left w:val="nil"/>
          <w:bottom w:val="nil"/>
          <w:right w:val="nil"/>
          <w:between w:val="nil"/>
        </w:pBdr>
        <w:tabs>
          <w:tab w:val="left" w:pos="8250"/>
        </w:tabs>
        <w:spacing w:before="2400"/>
        <w:rPr>
          <w:rFonts w:ascii="Roboto" w:hAnsi="Roboto" w:eastAsia="Roboto" w:cs="Roboto"/>
          <w:color w:val="92D050"/>
          <w:sz w:val="60"/>
          <w:szCs w:val="60"/>
        </w:rPr>
      </w:pPr>
      <w:r w:rsidRPr="1BA71EB1">
        <w:rPr>
          <w:rFonts w:ascii="Roboto" w:hAnsi="Roboto" w:eastAsia="Roboto" w:cs="Roboto"/>
          <w:color w:val="92D050"/>
          <w:sz w:val="60"/>
          <w:szCs w:val="60"/>
        </w:rPr>
        <w:t xml:space="preserve"> </w:t>
      </w:r>
    </w:p>
    <w:tbl>
      <w:tblPr>
        <w:tblpPr w:leftFromText="180" w:rightFromText="180" w:vertAnchor="text" w:tblpXSpec="center"/>
        <w:tblW w:w="7097" w:type="dxa"/>
        <w:jc w:val="center"/>
        <w:tblLayout w:type="fixed"/>
        <w:tblLook w:val="0000" w:firstRow="0" w:lastRow="0" w:firstColumn="0" w:lastColumn="0" w:noHBand="0" w:noVBand="0"/>
      </w:tblPr>
      <w:tblGrid>
        <w:gridCol w:w="7097"/>
      </w:tblGrid>
      <w:tr w:rsidR="000E499A" w:rsidTr="006D7254" w14:paraId="38FA88B7" w14:textId="77777777">
        <w:trPr>
          <w:trHeight w:val="300"/>
          <w:jc w:val="center"/>
        </w:trPr>
        <w:tc>
          <w:tcPr>
            <w:tcW w:w="7097" w:type="dxa"/>
            <w:tcBorders>
              <w:top w:val="single" w:color="000000" w:themeColor="text1" w:sz="4" w:space="0"/>
              <w:bottom w:val="single" w:color="000000" w:themeColor="text1" w:sz="4" w:space="0"/>
            </w:tcBorders>
            <w:vAlign w:val="center"/>
          </w:tcPr>
          <w:p w:rsidR="000E499A" w:rsidRDefault="005013D4" w14:paraId="366253B5" w14:textId="77777777">
            <w:pPr>
              <w:pBdr>
                <w:top w:val="nil"/>
                <w:left w:val="nil"/>
                <w:bottom w:val="nil"/>
                <w:right w:val="nil"/>
                <w:between w:val="nil"/>
              </w:pBdr>
              <w:spacing w:before="120" w:after="120"/>
              <w:jc w:val="center"/>
              <w:rPr>
                <w:rFonts w:ascii="Roboto" w:hAnsi="Roboto" w:eastAsia="Roboto" w:cs="Roboto"/>
                <w:b/>
                <w:smallCaps/>
                <w:color w:val="000000"/>
                <w:sz w:val="40"/>
                <w:szCs w:val="40"/>
              </w:rPr>
            </w:pPr>
            <w:r>
              <w:rPr>
                <w:rFonts w:ascii="Roboto" w:hAnsi="Roboto" w:eastAsia="Roboto" w:cs="Roboto"/>
                <w:b/>
                <w:smallCaps/>
                <w:color w:val="000000"/>
                <w:sz w:val="40"/>
                <w:szCs w:val="40"/>
              </w:rPr>
              <w:t>Functional Specification Document</w:t>
            </w:r>
          </w:p>
          <w:p w:rsidR="000E499A" w:rsidRDefault="005013D4" w14:paraId="715F33E8" w14:textId="20720552">
            <w:pPr>
              <w:pBdr>
                <w:top w:val="nil"/>
                <w:left w:val="nil"/>
                <w:bottom w:val="nil"/>
                <w:right w:val="nil"/>
                <w:between w:val="nil"/>
              </w:pBdr>
              <w:spacing w:before="60"/>
              <w:jc w:val="center"/>
              <w:rPr>
                <w:rFonts w:ascii="Roboto" w:hAnsi="Roboto" w:eastAsia="Roboto" w:cs="Roboto"/>
                <w:b/>
                <w:smallCaps/>
                <w:color w:val="0000FF"/>
                <w:sz w:val="36"/>
                <w:szCs w:val="36"/>
              </w:rPr>
            </w:pPr>
            <w:r>
              <w:rPr>
                <w:rFonts w:ascii="Roboto" w:hAnsi="Roboto" w:eastAsia="Roboto" w:cs="Roboto"/>
                <w:b/>
                <w:smallCaps/>
                <w:color w:val="0000FF"/>
                <w:sz w:val="40"/>
                <w:szCs w:val="40"/>
              </w:rPr>
              <w:t xml:space="preserve">SPARK </w:t>
            </w:r>
            <w:r w:rsidR="006D7254">
              <w:rPr>
                <w:rFonts w:ascii="Roboto" w:hAnsi="Roboto" w:eastAsia="Roboto" w:cs="Roboto"/>
                <w:b/>
                <w:smallCaps/>
                <w:color w:val="0000FF"/>
                <w:sz w:val="40"/>
                <w:szCs w:val="40"/>
              </w:rPr>
              <w:t>P2P</w:t>
            </w:r>
          </w:p>
          <w:p w:rsidR="000E499A" w:rsidRDefault="005013D4" w14:paraId="69B68B05" w14:textId="4083BC35">
            <w:pPr>
              <w:pBdr>
                <w:top w:val="nil"/>
                <w:left w:val="nil"/>
                <w:bottom w:val="nil"/>
                <w:right w:val="nil"/>
                <w:between w:val="nil"/>
              </w:pBdr>
              <w:spacing w:before="60"/>
              <w:jc w:val="center"/>
              <w:rPr>
                <w:rFonts w:ascii="Roboto" w:hAnsi="Roboto" w:eastAsia="Roboto" w:cs="Roboto"/>
                <w:b/>
                <w:smallCaps/>
                <w:color w:val="0000FF"/>
                <w:sz w:val="28"/>
                <w:szCs w:val="28"/>
              </w:rPr>
            </w:pPr>
            <w:r>
              <w:rPr>
                <w:rFonts w:ascii="Roboto" w:hAnsi="Roboto" w:eastAsia="Roboto" w:cs="Roboto"/>
                <w:b/>
                <w:smallCaps/>
                <w:color w:val="0000FF"/>
                <w:sz w:val="28"/>
                <w:szCs w:val="28"/>
              </w:rPr>
              <w:t>GAP ID</w:t>
            </w:r>
            <w:r w:rsidR="006D7254">
              <w:rPr>
                <w:rFonts w:ascii="Roboto" w:hAnsi="Roboto" w:eastAsia="Roboto" w:cs="Roboto"/>
                <w:b/>
                <w:smallCaps/>
                <w:color w:val="0000FF"/>
                <w:sz w:val="28"/>
                <w:szCs w:val="28"/>
              </w:rPr>
              <w:t xml:space="preserve"> 2151</w:t>
            </w:r>
            <w:r w:rsidR="006A4EE2">
              <w:rPr>
                <w:rFonts w:ascii="Roboto" w:hAnsi="Roboto" w:eastAsia="Roboto" w:cs="Roboto"/>
                <w:b/>
                <w:smallCaps/>
                <w:color w:val="0000FF"/>
                <w:sz w:val="28"/>
                <w:szCs w:val="28"/>
              </w:rPr>
              <w:t xml:space="preserve">7 - </w:t>
            </w:r>
            <w:r w:rsidRPr="006A4EE2" w:rsidR="006A4EE2">
              <w:rPr>
                <w:rFonts w:ascii="Roboto" w:hAnsi="Roboto" w:eastAsia="Roboto" w:cs="Roboto"/>
                <w:b/>
                <w:smallCaps/>
                <w:color w:val="0000FF"/>
                <w:sz w:val="28"/>
                <w:szCs w:val="28"/>
              </w:rPr>
              <w:t>LIMS Integration - Inspection Lot SAP to LIMS - Outbound</w:t>
            </w:r>
          </w:p>
        </w:tc>
      </w:tr>
    </w:tbl>
    <w:p w:rsidR="000E499A" w:rsidRDefault="000E499A" w14:paraId="0A37501D" w14:textId="77777777">
      <w:pPr>
        <w:pBdr>
          <w:top w:val="nil"/>
          <w:left w:val="nil"/>
          <w:bottom w:val="nil"/>
          <w:right w:val="nil"/>
          <w:between w:val="nil"/>
        </w:pBdr>
        <w:spacing w:after="120"/>
        <w:rPr>
          <w:rFonts w:ascii="Roboto" w:hAnsi="Roboto" w:eastAsia="Roboto" w:cs="Roboto"/>
          <w:color w:val="000000"/>
          <w:sz w:val="22"/>
          <w:szCs w:val="22"/>
        </w:rPr>
      </w:pPr>
    </w:p>
    <w:p w:rsidR="000E499A" w:rsidRDefault="005013D4" w14:paraId="5DAB6C7B" w14:textId="77777777">
      <w:pPr>
        <w:jc w:val="center"/>
        <w:rPr>
          <w:rFonts w:ascii="Roboto" w:hAnsi="Roboto" w:eastAsia="Roboto" w:cs="Roboto"/>
        </w:rPr>
      </w:pPr>
      <w:r>
        <w:rPr>
          <w:rFonts w:ascii="Roboto" w:hAnsi="Roboto" w:eastAsia="Roboto" w:cs="Roboto"/>
          <w:noProof/>
          <w:color w:val="2B579A"/>
        </w:rPr>
        <w:drawing>
          <wp:inline distT="0" distB="0" distL="0" distR="0" wp14:anchorId="5CB4DDB3" wp14:editId="07777777">
            <wp:extent cx="2095500" cy="952500"/>
            <wp:effectExtent l="0" t="0" r="0" b="0"/>
            <wp:docPr id="126918689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095500" cy="952500"/>
                    </a:xfrm>
                    <a:prstGeom prst="rect">
                      <a:avLst/>
                    </a:prstGeom>
                    <a:ln/>
                  </pic:spPr>
                </pic:pic>
              </a:graphicData>
            </a:graphic>
          </wp:inline>
        </w:drawing>
      </w:r>
    </w:p>
    <w:p w:rsidR="000E499A" w:rsidRDefault="000E499A" w14:paraId="02EB378F" w14:textId="77777777">
      <w:pPr>
        <w:rPr>
          <w:rFonts w:ascii="Roboto" w:hAnsi="Roboto" w:eastAsia="Roboto" w:cs="Roboto"/>
        </w:rPr>
      </w:pPr>
    </w:p>
    <w:p w:rsidR="000E499A" w:rsidRDefault="000E499A" w14:paraId="6A05A809" w14:textId="77777777">
      <w:pPr>
        <w:rPr>
          <w:rFonts w:ascii="Roboto" w:hAnsi="Roboto" w:eastAsia="Roboto" w:cs="Roboto"/>
        </w:rPr>
      </w:pPr>
    </w:p>
    <w:p w:rsidR="000E499A" w:rsidRDefault="000E499A" w14:paraId="5A39BBE3" w14:textId="77777777">
      <w:pPr>
        <w:rPr>
          <w:rFonts w:ascii="Roboto" w:hAnsi="Roboto" w:eastAsia="Roboto" w:cs="Roboto"/>
        </w:rPr>
      </w:pPr>
    </w:p>
    <w:p w:rsidR="000E499A" w:rsidRDefault="000E499A" w14:paraId="41C8F396" w14:textId="77777777">
      <w:pPr>
        <w:rPr>
          <w:rFonts w:ascii="Roboto" w:hAnsi="Roboto" w:eastAsia="Roboto" w:cs="Roboto"/>
        </w:rPr>
      </w:pPr>
    </w:p>
    <w:p w:rsidR="000E499A" w:rsidRDefault="000E499A" w14:paraId="72A3D3EC" w14:textId="77777777">
      <w:pPr>
        <w:pBdr>
          <w:top w:val="nil"/>
          <w:left w:val="nil"/>
          <w:bottom w:val="nil"/>
          <w:right w:val="nil"/>
          <w:between w:val="nil"/>
        </w:pBdr>
        <w:spacing w:before="360"/>
        <w:ind w:left="1440"/>
        <w:rPr>
          <w:rFonts w:ascii="Roboto" w:hAnsi="Roboto" w:eastAsia="Roboto" w:cs="Roboto"/>
          <w:color w:val="002776"/>
          <w:sz w:val="52"/>
          <w:szCs w:val="52"/>
        </w:rPr>
      </w:pPr>
    </w:p>
    <w:p w:rsidR="000E499A" w:rsidRDefault="000E499A" w14:paraId="0D0B940D" w14:textId="77777777">
      <w:pPr>
        <w:pBdr>
          <w:top w:val="nil"/>
          <w:left w:val="nil"/>
          <w:bottom w:val="nil"/>
          <w:right w:val="nil"/>
          <w:between w:val="nil"/>
        </w:pBdr>
        <w:spacing w:before="360"/>
        <w:ind w:left="1440"/>
        <w:rPr>
          <w:rFonts w:ascii="Roboto" w:hAnsi="Roboto" w:eastAsia="Roboto" w:cs="Roboto"/>
          <w:color w:val="002776"/>
          <w:sz w:val="52"/>
          <w:szCs w:val="52"/>
        </w:rPr>
      </w:pPr>
    </w:p>
    <w:p w:rsidR="000E499A" w:rsidP="1BA71EB1" w:rsidRDefault="000E499A" w14:paraId="4B94D5A5" w14:textId="47D081F5">
      <w:pPr>
        <w:pBdr>
          <w:top w:val="nil"/>
          <w:left w:val="nil"/>
          <w:bottom w:val="nil"/>
          <w:right w:val="nil"/>
          <w:between w:val="nil"/>
        </w:pBdr>
        <w:spacing w:before="360"/>
        <w:ind w:left="1440"/>
        <w:rPr>
          <w:rFonts w:ascii="Roboto" w:hAnsi="Roboto" w:eastAsia="Roboto" w:cs="Roboto"/>
          <w:color w:val="002776"/>
          <w:sz w:val="52"/>
          <w:szCs w:val="52"/>
        </w:rPr>
      </w:pPr>
      <w:r w:rsidRPr="1BA71EB1">
        <w:rPr>
          <w:rFonts w:ascii="Roboto" w:hAnsi="Roboto" w:eastAsia="Roboto" w:cs="Roboto"/>
          <w:color w:val="002776"/>
          <w:sz w:val="52"/>
          <w:szCs w:val="52"/>
        </w:rPr>
        <w:br w:type="column"/>
      </w:r>
    </w:p>
    <w:tbl>
      <w:tblPr>
        <w:tblW w:w="9443" w:type="dxa"/>
        <w:tblInd w:w="11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000" w:firstRow="0" w:lastRow="0" w:firstColumn="0" w:lastColumn="0" w:noHBand="0" w:noVBand="0"/>
      </w:tblPr>
      <w:tblGrid>
        <w:gridCol w:w="2710"/>
        <w:gridCol w:w="6733"/>
      </w:tblGrid>
      <w:tr w:rsidR="000E499A" w:rsidTr="3C2CD629" w14:paraId="7BE4A4A2" w14:textId="77777777">
        <w:tc>
          <w:tcPr>
            <w:tcW w:w="2710" w:type="dxa"/>
          </w:tcPr>
          <w:p w:rsidR="000E499A" w:rsidRDefault="005013D4" w14:paraId="0395CB30" w14:textId="77777777">
            <w:pPr>
              <w:spacing w:after="120"/>
              <w:rPr>
                <w:rFonts w:ascii="Roboto" w:hAnsi="Roboto" w:eastAsia="Roboto" w:cs="Roboto"/>
                <w:b/>
                <w:color w:val="000000"/>
              </w:rPr>
            </w:pPr>
            <w:bookmarkStart w:name="_heading=h.7nvnbhkdo84b" w:colFirst="0" w:colLast="0" w:id="0"/>
            <w:bookmarkEnd w:id="0"/>
            <w:r>
              <w:rPr>
                <w:rFonts w:ascii="Roboto" w:hAnsi="Roboto" w:eastAsia="Roboto" w:cs="Roboto"/>
                <w:b/>
                <w:color w:val="000000"/>
              </w:rPr>
              <w:t>GAP/ WRICEF ID</w:t>
            </w:r>
          </w:p>
        </w:tc>
        <w:tc>
          <w:tcPr>
            <w:tcW w:w="6733" w:type="dxa"/>
          </w:tcPr>
          <w:p w:rsidR="000E499A" w:rsidRDefault="00C1553D" w14:paraId="3DEEC669" w14:textId="532515E2">
            <w:pPr>
              <w:spacing w:after="120"/>
              <w:rPr>
                <w:rFonts w:ascii="Roboto" w:hAnsi="Roboto" w:eastAsia="Roboto" w:cs="Roboto"/>
              </w:rPr>
            </w:pPr>
            <w:r>
              <w:rPr>
                <w:rFonts w:ascii="Roboto" w:hAnsi="Roboto" w:eastAsia="Roboto" w:cs="Roboto"/>
              </w:rPr>
              <w:t>21517</w:t>
            </w:r>
          </w:p>
        </w:tc>
      </w:tr>
      <w:tr w:rsidR="000E499A" w:rsidTr="3C2CD629" w14:paraId="54A24630" w14:textId="77777777">
        <w:trPr>
          <w:trHeight w:val="340"/>
        </w:trPr>
        <w:tc>
          <w:tcPr>
            <w:tcW w:w="2710" w:type="dxa"/>
          </w:tcPr>
          <w:p w:rsidR="000E499A" w:rsidRDefault="005013D4" w14:paraId="75D1B7FC" w14:textId="77777777">
            <w:pPr>
              <w:spacing w:after="120"/>
              <w:rPr>
                <w:rFonts w:ascii="Roboto" w:hAnsi="Roboto" w:eastAsia="Roboto" w:cs="Roboto"/>
                <w:b/>
                <w:color w:val="000000"/>
              </w:rPr>
            </w:pPr>
            <w:r>
              <w:rPr>
                <w:rFonts w:ascii="Roboto" w:hAnsi="Roboto" w:eastAsia="Roboto" w:cs="Roboto"/>
                <w:b/>
                <w:color w:val="000000"/>
              </w:rPr>
              <w:t>GAP Title</w:t>
            </w:r>
          </w:p>
        </w:tc>
        <w:tc>
          <w:tcPr>
            <w:tcW w:w="6733" w:type="dxa"/>
          </w:tcPr>
          <w:p w:rsidR="000E499A" w:rsidRDefault="00C1553D" w14:paraId="31FF54C8" w14:textId="643845A2">
            <w:pPr>
              <w:spacing w:after="120"/>
              <w:rPr>
                <w:rFonts w:ascii="Roboto" w:hAnsi="Roboto" w:eastAsia="Roboto" w:cs="Roboto"/>
              </w:rPr>
            </w:pPr>
            <w:r>
              <w:rPr>
                <w:rFonts w:ascii="Roboto" w:hAnsi="Roboto" w:eastAsia="Roboto" w:cs="Roboto"/>
              </w:rPr>
              <w:t>LIMS Integration Inspection Lot SAP to LIMS</w:t>
            </w:r>
          </w:p>
        </w:tc>
      </w:tr>
      <w:tr w:rsidR="000E499A" w:rsidTr="3C2CD629" w14:paraId="2D1685FE" w14:textId="77777777">
        <w:trPr>
          <w:trHeight w:val="367"/>
        </w:trPr>
        <w:tc>
          <w:tcPr>
            <w:tcW w:w="2710" w:type="dxa"/>
          </w:tcPr>
          <w:p w:rsidR="000E499A" w:rsidRDefault="005013D4" w14:paraId="3374186F" w14:textId="77777777">
            <w:pPr>
              <w:spacing w:after="120" w:line="259" w:lineRule="auto"/>
              <w:rPr>
                <w:rFonts w:ascii="Roboto" w:hAnsi="Roboto" w:eastAsia="Roboto" w:cs="Roboto"/>
              </w:rPr>
            </w:pPr>
            <w:r>
              <w:rPr>
                <w:rFonts w:ascii="Roboto" w:hAnsi="Roboto" w:eastAsia="Roboto" w:cs="Roboto"/>
                <w:b/>
                <w:color w:val="000000"/>
              </w:rPr>
              <w:t>Stream / Process Area</w:t>
            </w:r>
          </w:p>
        </w:tc>
        <w:tc>
          <w:tcPr>
            <w:tcW w:w="6733" w:type="dxa"/>
          </w:tcPr>
          <w:p w:rsidR="000E499A" w:rsidRDefault="00FC084D" w14:paraId="5B95CA50" w14:textId="77777777">
            <w:pPr>
              <w:spacing w:after="120"/>
              <w:rPr>
                <w:rFonts w:ascii="Roboto" w:hAnsi="Roboto" w:eastAsia="Roboto" w:cs="Roboto"/>
              </w:rPr>
            </w:pPr>
            <w:sdt>
              <w:sdtPr>
                <w:tag w:val="goog_rdk_0"/>
                <w:id w:val="-907505702"/>
              </w:sdtPr>
              <w:sdtContent>
                <w:r w:rsidR="005013D4">
                  <w:rPr>
                    <w:rFonts w:ascii="Arial Unicode MS" w:hAnsi="Arial Unicode MS" w:eastAsia="Arial Unicode MS" w:cs="Arial Unicode MS"/>
                    <w:color w:val="2B579A"/>
                  </w:rPr>
                  <w:t>☐</w:t>
                </w:r>
              </w:sdtContent>
            </w:sdt>
            <w:r w:rsidR="005013D4">
              <w:rPr>
                <w:rFonts w:ascii="Roboto" w:hAnsi="Roboto" w:eastAsia="Roboto" w:cs="Roboto"/>
              </w:rPr>
              <w:t xml:space="preserve"> Hire to Retire               </w:t>
            </w:r>
            <w:sdt>
              <w:sdtPr>
                <w:tag w:val="goog_rdk_1"/>
                <w:id w:val="1397633371"/>
              </w:sdtPr>
              <w:sdtContent>
                <w:r w:rsidR="005013D4">
                  <w:rPr>
                    <w:rFonts w:ascii="Arial Unicode MS" w:hAnsi="Arial Unicode MS" w:eastAsia="Arial Unicode MS" w:cs="Arial Unicode MS"/>
                    <w:color w:val="2B579A"/>
                  </w:rPr>
                  <w:t>☐</w:t>
                </w:r>
              </w:sdtContent>
            </w:sdt>
            <w:r w:rsidR="005013D4">
              <w:rPr>
                <w:rFonts w:ascii="Roboto" w:hAnsi="Roboto" w:eastAsia="Roboto" w:cs="Roboto"/>
              </w:rPr>
              <w:t xml:space="preserve"> Acquire to Dispose    </w:t>
            </w:r>
            <w:sdt>
              <w:sdtPr>
                <w:tag w:val="goog_rdk_2"/>
                <w:id w:val="-196171270"/>
              </w:sdtPr>
              <w:sdtContent>
                <w:r w:rsidR="005013D4">
                  <w:rPr>
                    <w:rFonts w:ascii="Arial Unicode MS" w:hAnsi="Arial Unicode MS" w:eastAsia="Arial Unicode MS" w:cs="Arial Unicode MS"/>
                    <w:color w:val="2B579A"/>
                  </w:rPr>
                  <w:t>☐</w:t>
                </w:r>
              </w:sdtContent>
            </w:sdt>
            <w:r w:rsidR="005013D4">
              <w:rPr>
                <w:rFonts w:ascii="Roboto" w:hAnsi="Roboto" w:eastAsia="Roboto" w:cs="Roboto"/>
              </w:rPr>
              <w:t xml:space="preserve"> Lead to Cash</w:t>
            </w:r>
          </w:p>
          <w:p w:rsidR="000E499A" w:rsidRDefault="00FC084D" w14:paraId="609057D2" w14:textId="2BC688E1">
            <w:pPr>
              <w:spacing w:after="120"/>
              <w:rPr>
                <w:rFonts w:ascii="Roboto" w:hAnsi="Roboto" w:eastAsia="Roboto" w:cs="Roboto"/>
              </w:rPr>
            </w:pPr>
            <w:sdt>
              <w:sdtPr>
                <w:tag w:val="goog_rdk_3"/>
                <w:id w:val="-17296860"/>
              </w:sdtPr>
              <w:sdtContent>
                <w:r w:rsidR="005013D4">
                  <w:rPr>
                    <w:rFonts w:ascii="Arial Unicode MS" w:hAnsi="Arial Unicode MS" w:eastAsia="Arial Unicode MS" w:cs="Arial Unicode MS"/>
                    <w:color w:val="2B579A"/>
                  </w:rPr>
                  <w:t>☐</w:t>
                </w:r>
              </w:sdtContent>
            </w:sdt>
            <w:r w:rsidR="005013D4">
              <w:rPr>
                <w:rFonts w:ascii="Roboto" w:hAnsi="Roboto" w:eastAsia="Roboto" w:cs="Roboto"/>
              </w:rPr>
              <w:t xml:space="preserve"> Forecast to Stock       </w:t>
            </w:r>
            <w:sdt>
              <w:sdtPr>
                <w:tag w:val="goog_rdk_4"/>
                <w:id w:val="1868887387"/>
              </w:sdtPr>
              <w:sdtContent>
                <w:r w:rsidR="005013D4">
                  <w:rPr>
                    <w:rFonts w:ascii="Arial Unicode MS" w:hAnsi="Arial Unicode MS" w:eastAsia="Arial Unicode MS" w:cs="Arial Unicode MS"/>
                    <w:color w:val="2B579A"/>
                  </w:rPr>
                  <w:t>☐</w:t>
                </w:r>
              </w:sdtContent>
            </w:sdt>
            <w:r w:rsidR="005013D4">
              <w:rPr>
                <w:rFonts w:ascii="Roboto" w:hAnsi="Roboto" w:eastAsia="Roboto" w:cs="Roboto"/>
              </w:rPr>
              <w:t xml:space="preserve"> Source to Pay             </w:t>
            </w:r>
            <w:sdt>
              <w:sdtPr>
                <w:tag w:val="goog_rdk_5"/>
                <w:id w:val="-135021627"/>
              </w:sdtPr>
              <w:sdtContent>
                <w:sdt>
                  <w:sdtPr>
                    <w:tag w:val="goog_rdk_15"/>
                    <w:id w:val="-847703862"/>
                  </w:sdtPr>
                  <w:sdtContent>
                    <w:r w:rsidR="006A4EE2">
                      <w:rPr>
                        <w:rFonts w:ascii="Segoe UI Symbol" w:hAnsi="Segoe UI Symbol" w:cs="Segoe UI Symbol"/>
                      </w:rPr>
                      <w:t>☒</w:t>
                    </w:r>
                  </w:sdtContent>
                </w:sdt>
              </w:sdtContent>
            </w:sdt>
            <w:r w:rsidR="005013D4">
              <w:rPr>
                <w:rFonts w:ascii="Roboto" w:hAnsi="Roboto" w:eastAsia="Roboto" w:cs="Roboto"/>
              </w:rPr>
              <w:t xml:space="preserve"> Plan to Produce         </w:t>
            </w:r>
          </w:p>
          <w:p w:rsidR="000E499A" w:rsidRDefault="00FC084D" w14:paraId="0B9E0527" w14:textId="77777777">
            <w:pPr>
              <w:spacing w:after="120"/>
              <w:rPr>
                <w:rFonts w:ascii="Roboto" w:hAnsi="Roboto" w:eastAsia="Roboto" w:cs="Roboto"/>
              </w:rPr>
            </w:pPr>
            <w:sdt>
              <w:sdtPr>
                <w:tag w:val="goog_rdk_6"/>
                <w:id w:val="519438157"/>
              </w:sdtPr>
              <w:sdtContent>
                <w:r w:rsidR="005013D4">
                  <w:rPr>
                    <w:rFonts w:ascii="Arial Unicode MS" w:hAnsi="Arial Unicode MS" w:eastAsia="Arial Unicode MS" w:cs="Arial Unicode MS"/>
                    <w:color w:val="2B579A"/>
                  </w:rPr>
                  <w:t>☐</w:t>
                </w:r>
              </w:sdtContent>
            </w:sdt>
            <w:r w:rsidR="005013D4">
              <w:rPr>
                <w:rFonts w:ascii="Roboto" w:hAnsi="Roboto" w:eastAsia="Roboto" w:cs="Roboto"/>
              </w:rPr>
              <w:t xml:space="preserve"> Inventory to Deliver    </w:t>
            </w:r>
            <w:sdt>
              <w:sdtPr>
                <w:tag w:val="goog_rdk_7"/>
                <w:id w:val="1508798655"/>
              </w:sdtPr>
              <w:sdtContent>
                <w:r w:rsidR="005013D4">
                  <w:rPr>
                    <w:rFonts w:ascii="Arial Unicode MS" w:hAnsi="Arial Unicode MS" w:eastAsia="Arial Unicode MS" w:cs="Arial Unicode MS"/>
                    <w:color w:val="2B579A"/>
                  </w:rPr>
                  <w:t>☐</w:t>
                </w:r>
              </w:sdtContent>
            </w:sdt>
            <w:r w:rsidR="005013D4">
              <w:rPr>
                <w:rFonts w:ascii="Roboto" w:hAnsi="Roboto" w:eastAsia="Roboto" w:cs="Roboto"/>
              </w:rPr>
              <w:t xml:space="preserve"> Record to Report        </w:t>
            </w:r>
            <w:sdt>
              <w:sdtPr>
                <w:tag w:val="goog_rdk_8"/>
                <w:id w:val="1702555223"/>
              </w:sdtPr>
              <w:sdtContent>
                <w:r w:rsidR="005013D4">
                  <w:rPr>
                    <w:rFonts w:ascii="Arial Unicode MS" w:hAnsi="Arial Unicode MS" w:eastAsia="Arial Unicode MS" w:cs="Arial Unicode MS"/>
                    <w:color w:val="2B579A"/>
                  </w:rPr>
                  <w:t>☐</w:t>
                </w:r>
              </w:sdtContent>
            </w:sdt>
            <w:r w:rsidR="005013D4">
              <w:rPr>
                <w:rFonts w:ascii="Roboto" w:hAnsi="Roboto" w:eastAsia="Roboto" w:cs="Roboto"/>
              </w:rPr>
              <w:t xml:space="preserve"> EHS</w:t>
            </w:r>
          </w:p>
          <w:p w:rsidR="000E499A" w:rsidRDefault="00FC084D" w14:paraId="4C5491BD" w14:textId="7A3BFD76">
            <w:pPr>
              <w:spacing w:after="120"/>
              <w:rPr>
                <w:rFonts w:ascii="Roboto" w:hAnsi="Roboto" w:eastAsia="Roboto" w:cs="Roboto"/>
              </w:rPr>
            </w:pPr>
            <w:sdt>
              <w:sdtPr>
                <w:tag w:val="goog_rdk_13"/>
                <w:id w:val="-1561078593"/>
              </w:sdtPr>
              <w:sdtContent>
                <w:r w:rsidRPr="3C2CD629" w:rsidR="005013D4">
                  <w:rPr>
                    <w:rFonts w:ascii="Arial Unicode MS" w:hAnsi="Arial Unicode MS" w:eastAsia="Arial Unicode MS" w:cs="Arial Unicode MS"/>
                    <w:color w:val="2B579A"/>
                  </w:rPr>
                  <w:t>☐</w:t>
                </w:r>
              </w:sdtContent>
            </w:sdt>
            <w:r w:rsidRPr="3C2CD629" w:rsidR="005013D4">
              <w:rPr>
                <w:rFonts w:ascii="Roboto" w:hAnsi="Roboto" w:eastAsia="Roboto" w:cs="Roboto"/>
              </w:rPr>
              <w:t xml:space="preserve"> Sustainability               </w:t>
            </w:r>
            <w:sdt>
              <w:sdtPr>
                <w:tag w:val="goog_rdk_14"/>
                <w:id w:val="-1778689065"/>
              </w:sdtPr>
              <w:sdtContent>
                <w:r w:rsidRPr="3C2CD629" w:rsidR="005013D4">
                  <w:rPr>
                    <w:rFonts w:ascii="Arial Unicode MS" w:hAnsi="Arial Unicode MS" w:eastAsia="Arial Unicode MS" w:cs="Arial Unicode MS"/>
                    <w:color w:val="2B579A"/>
                  </w:rPr>
                  <w:t>☐</w:t>
                </w:r>
              </w:sdtContent>
            </w:sdt>
            <w:r w:rsidRPr="3C2CD629" w:rsidR="005013D4">
              <w:rPr>
                <w:rFonts w:ascii="Roboto" w:hAnsi="Roboto" w:eastAsia="Roboto" w:cs="Roboto"/>
              </w:rPr>
              <w:t xml:space="preserve"> Global Trade Services    </w:t>
            </w:r>
            <w:sdt>
              <w:sdtPr>
                <w:tag w:val="goog_rdk_9"/>
                <w:id w:val="1141174850"/>
              </w:sdtPr>
              <w:sdtContent>
                <w:sdt>
                  <w:sdtPr>
                    <w:tag w:val="goog_rdk_10"/>
                    <w:id w:val="1689639045"/>
                  </w:sdtPr>
                  <w:sdtContent>
                    <w:r w:rsidRPr="3C2CD629" w:rsidR="005013D4">
                      <w:rPr>
                        <w:rFonts w:ascii="Roboto" w:hAnsi="Roboto" w:eastAsia="Roboto" w:cs="Roboto"/>
                        <w:color w:val="2B579A"/>
                      </w:rPr>
                      <w:t>☐</w:t>
                    </w:r>
                  </w:sdtContent>
                </w:sdt>
                <w:sdt>
                  <w:sdtPr>
                    <w:tag w:val="goog_rdk_11"/>
                    <w:id w:val="1156975627"/>
                  </w:sdtPr>
                  <w:sdtContent>
                    <w:r w:rsidRPr="3C2CD629" w:rsidR="005013D4">
                      <w:rPr>
                        <w:rFonts w:ascii="Roboto" w:hAnsi="Roboto" w:eastAsia="Roboto" w:cs="Roboto"/>
                      </w:rPr>
                      <w:t xml:space="preserve"> Security</w:t>
                    </w:r>
                  </w:sdtContent>
                </w:sdt>
              </w:sdtContent>
            </w:sdt>
            <w:sdt>
              <w:sdtPr>
                <w:tag w:val="goog_rdk_12"/>
                <w:id w:val="2036344100"/>
              </w:sdtPr>
              <w:sdtContent/>
            </w:sdt>
          </w:p>
        </w:tc>
      </w:tr>
      <w:tr w:rsidR="000E499A" w:rsidTr="3C2CD629" w14:paraId="72CEABF7" w14:textId="77777777">
        <w:trPr>
          <w:trHeight w:val="367"/>
        </w:trPr>
        <w:tc>
          <w:tcPr>
            <w:tcW w:w="2710" w:type="dxa"/>
          </w:tcPr>
          <w:p w:rsidR="000E499A" w:rsidRDefault="005013D4" w14:paraId="52B3229E" w14:textId="77777777">
            <w:pPr>
              <w:spacing w:after="120"/>
              <w:rPr>
                <w:rFonts w:ascii="Roboto" w:hAnsi="Roboto" w:eastAsia="Roboto" w:cs="Roboto"/>
                <w:b/>
                <w:color w:val="000000"/>
              </w:rPr>
            </w:pPr>
            <w:r>
              <w:rPr>
                <w:rFonts w:ascii="Roboto" w:hAnsi="Roboto" w:eastAsia="Roboto" w:cs="Roboto"/>
                <w:b/>
                <w:color w:val="000000"/>
              </w:rPr>
              <w:t>Sub Process Area</w:t>
            </w:r>
          </w:p>
        </w:tc>
        <w:tc>
          <w:tcPr>
            <w:tcW w:w="6733" w:type="dxa"/>
          </w:tcPr>
          <w:p w:rsidR="000E499A" w:rsidP="07CC5FDB" w:rsidRDefault="005013D4" w14:paraId="114C8936" w14:textId="77777777">
            <w:pPr>
              <w:spacing w:after="120"/>
              <w:rPr>
                <w:rFonts w:ascii="Roboto" w:hAnsi="Roboto" w:eastAsia="Roboto" w:cs="Roboto"/>
                <w:i/>
                <w:iCs/>
                <w:lang w:val="en-US"/>
              </w:rPr>
            </w:pPr>
            <w:r w:rsidRPr="07CC5FDB">
              <w:rPr>
                <w:rFonts w:ascii="Roboto" w:hAnsi="Roboto" w:eastAsia="Roboto" w:cs="Roboto"/>
                <w:i/>
                <w:iCs/>
                <w:lang w:val="en-US"/>
              </w:rPr>
              <w:t xml:space="preserve">Specify the Sub Process Area. For ex: Accounts payable subprocess if process area is finance. </w:t>
            </w:r>
          </w:p>
        </w:tc>
      </w:tr>
      <w:tr w:rsidR="000E499A" w:rsidTr="3C2CD629" w14:paraId="7347BC83" w14:textId="77777777">
        <w:trPr>
          <w:trHeight w:val="367"/>
        </w:trPr>
        <w:tc>
          <w:tcPr>
            <w:tcW w:w="2710" w:type="dxa"/>
          </w:tcPr>
          <w:p w:rsidR="000E499A" w:rsidRDefault="005013D4" w14:paraId="66FAE1B9" w14:textId="77777777">
            <w:pPr>
              <w:spacing w:after="120"/>
              <w:rPr>
                <w:rFonts w:ascii="Roboto" w:hAnsi="Roboto" w:eastAsia="Roboto" w:cs="Roboto"/>
                <w:b/>
                <w:color w:val="000000"/>
              </w:rPr>
            </w:pPr>
            <w:r>
              <w:rPr>
                <w:rFonts w:ascii="Roboto" w:hAnsi="Roboto" w:eastAsia="Roboto" w:cs="Roboto"/>
                <w:b/>
                <w:color w:val="000000"/>
              </w:rPr>
              <w:t>Complexity</w:t>
            </w:r>
          </w:p>
        </w:tc>
        <w:tc>
          <w:tcPr>
            <w:tcW w:w="6733" w:type="dxa"/>
          </w:tcPr>
          <w:p w:rsidR="000E499A" w:rsidRDefault="00FC084D" w14:paraId="05821B5E" w14:textId="47BB4795">
            <w:pPr>
              <w:spacing w:after="120"/>
              <w:rPr>
                <w:rFonts w:ascii="Roboto" w:hAnsi="Roboto" w:eastAsia="Roboto" w:cs="Roboto"/>
              </w:rPr>
            </w:pPr>
            <w:sdt>
              <w:sdtPr>
                <w:tag w:val="goog_rdk_15"/>
                <w:id w:val="-656235547"/>
              </w:sdtPr>
              <w:sdtContent>
                <w:r w:rsidR="006A4EE2">
                  <w:rPr>
                    <w:rFonts w:ascii="Segoe UI Symbol" w:hAnsi="Segoe UI Symbol" w:cs="Segoe UI Symbol"/>
                  </w:rPr>
                  <w:t>☒</w:t>
                </w:r>
              </w:sdtContent>
            </w:sdt>
            <w:r w:rsidR="005013D4">
              <w:rPr>
                <w:rFonts w:ascii="Roboto" w:hAnsi="Roboto" w:eastAsia="Roboto" w:cs="Roboto"/>
              </w:rPr>
              <w:t xml:space="preserve"> Simple                                                </w:t>
            </w:r>
            <w:sdt>
              <w:sdtPr>
                <w:tag w:val="goog_rdk_16"/>
                <w:id w:val="-388692187"/>
              </w:sdtPr>
              <w:sdtContent>
                <w:r w:rsidR="005013D4">
                  <w:rPr>
                    <w:rFonts w:ascii="Arial Unicode MS" w:hAnsi="Arial Unicode MS" w:eastAsia="Arial Unicode MS" w:cs="Arial Unicode MS"/>
                    <w:color w:val="2B579A"/>
                  </w:rPr>
                  <w:t>☐</w:t>
                </w:r>
              </w:sdtContent>
            </w:sdt>
            <w:r w:rsidR="005013D4">
              <w:rPr>
                <w:rFonts w:ascii="Roboto" w:hAnsi="Roboto" w:eastAsia="Roboto" w:cs="Roboto"/>
              </w:rPr>
              <w:t xml:space="preserve"> Medium            </w:t>
            </w:r>
          </w:p>
          <w:p w:rsidR="000E499A" w:rsidP="07CC5FDB" w:rsidRDefault="00FC084D" w14:paraId="7136C7F9" w14:textId="77777777">
            <w:pPr>
              <w:spacing w:after="120"/>
              <w:rPr>
                <w:rFonts w:ascii="Roboto" w:hAnsi="Roboto" w:eastAsia="Roboto" w:cs="Roboto"/>
                <w:lang w:val="en-US"/>
              </w:rPr>
            </w:pPr>
            <w:sdt>
              <w:sdtPr>
                <w:tag w:val="goog_rdk_17"/>
                <w:id w:val="-1035925248"/>
              </w:sdtPr>
              <w:sdtContent>
                <w:r w:rsidRPr="07CC5FDB" w:rsidR="005013D4">
                  <w:rPr>
                    <w:rFonts w:ascii="Arial Unicode MS" w:hAnsi="Arial Unicode MS" w:eastAsia="Arial Unicode MS" w:cs="Arial Unicode MS"/>
                    <w:color w:val="2B579A"/>
                    <w:lang w:val="en-US"/>
                  </w:rPr>
                  <w:t>☐</w:t>
                </w:r>
              </w:sdtContent>
            </w:sdt>
            <w:r w:rsidRPr="07CC5FDB" w:rsidR="005013D4">
              <w:rPr>
                <w:rFonts w:ascii="Roboto" w:hAnsi="Roboto" w:eastAsia="Roboto" w:cs="Roboto"/>
                <w:lang w:val="en-US"/>
              </w:rPr>
              <w:t xml:space="preserve"> Complex                                             </w:t>
            </w:r>
            <w:sdt>
              <w:sdtPr>
                <w:tag w:val="goog_rdk_18"/>
                <w:id w:val="1463061084"/>
              </w:sdtPr>
              <w:sdtContent>
                <w:r w:rsidRPr="07CC5FDB" w:rsidR="005013D4">
                  <w:rPr>
                    <w:rFonts w:ascii="Arial Unicode MS" w:hAnsi="Arial Unicode MS" w:eastAsia="Arial Unicode MS" w:cs="Arial Unicode MS"/>
                    <w:color w:val="2B579A"/>
                    <w:lang w:val="en-US"/>
                  </w:rPr>
                  <w:t>☐</w:t>
                </w:r>
              </w:sdtContent>
            </w:sdt>
            <w:r w:rsidRPr="07CC5FDB" w:rsidR="005013D4">
              <w:rPr>
                <w:rFonts w:ascii="Roboto" w:hAnsi="Roboto" w:eastAsia="Roboto" w:cs="Roboto"/>
                <w:lang w:val="en-US"/>
              </w:rPr>
              <w:t xml:space="preserve">  High Complex</w:t>
            </w:r>
          </w:p>
        </w:tc>
      </w:tr>
      <w:tr w:rsidR="000E499A" w:rsidTr="3C2CD629" w14:paraId="69E67ED1" w14:textId="77777777">
        <w:tc>
          <w:tcPr>
            <w:tcW w:w="2710" w:type="dxa"/>
          </w:tcPr>
          <w:p w:rsidR="000E499A" w:rsidRDefault="005013D4" w14:paraId="47D85874" w14:textId="77777777">
            <w:pPr>
              <w:pBdr>
                <w:top w:val="nil"/>
                <w:left w:val="nil"/>
                <w:bottom w:val="nil"/>
                <w:right w:val="nil"/>
                <w:between w:val="nil"/>
              </w:pBdr>
              <w:spacing w:before="40" w:after="40"/>
              <w:rPr>
                <w:rFonts w:ascii="Roboto" w:hAnsi="Roboto" w:eastAsia="Roboto" w:cs="Roboto"/>
                <w:b/>
                <w:color w:val="000000"/>
              </w:rPr>
            </w:pPr>
            <w:r>
              <w:rPr>
                <w:rFonts w:ascii="Roboto" w:hAnsi="Roboto" w:eastAsia="Roboto" w:cs="Roboto"/>
                <w:b/>
                <w:color w:val="000000"/>
              </w:rPr>
              <w:t>Global/ Local</w:t>
            </w:r>
          </w:p>
        </w:tc>
        <w:tc>
          <w:tcPr>
            <w:tcW w:w="6733" w:type="dxa"/>
          </w:tcPr>
          <w:p w:rsidR="000E499A" w:rsidRDefault="00FC084D" w14:paraId="72747990" w14:textId="0A3B5895">
            <w:pPr>
              <w:spacing w:after="120"/>
              <w:rPr>
                <w:rFonts w:ascii="Roboto" w:hAnsi="Roboto" w:eastAsia="Roboto" w:cs="Roboto"/>
              </w:rPr>
            </w:pPr>
            <w:sdt>
              <w:sdtPr>
                <w:tag w:val="goog_rdk_19"/>
                <w:id w:val="820264320"/>
              </w:sdtPr>
              <w:sdtContent>
                <w:sdt>
                  <w:sdtPr>
                    <w:tag w:val="goog_rdk_15"/>
                    <w:id w:val="-1806701235"/>
                  </w:sdtPr>
                  <w:sdtContent>
                    <w:r w:rsidR="006A4EE2">
                      <w:rPr>
                        <w:rFonts w:ascii="Segoe UI Symbol" w:hAnsi="Segoe UI Symbol" w:cs="Segoe UI Symbol"/>
                      </w:rPr>
                      <w:t>☒</w:t>
                    </w:r>
                  </w:sdtContent>
                </w:sdt>
              </w:sdtContent>
            </w:sdt>
            <w:r w:rsidR="005013D4">
              <w:rPr>
                <w:rFonts w:ascii="Roboto" w:hAnsi="Roboto" w:eastAsia="Roboto" w:cs="Roboto"/>
              </w:rPr>
              <w:t xml:space="preserve"> Global                                                 </w:t>
            </w:r>
            <w:sdt>
              <w:sdtPr>
                <w:tag w:val="goog_rdk_20"/>
                <w:id w:val="-978053669"/>
              </w:sdtPr>
              <w:sdtContent>
                <w:r w:rsidR="005013D4">
                  <w:rPr>
                    <w:rFonts w:ascii="Arial Unicode MS" w:hAnsi="Arial Unicode MS" w:eastAsia="Arial Unicode MS" w:cs="Arial Unicode MS"/>
                    <w:color w:val="2B579A"/>
                  </w:rPr>
                  <w:t>☐</w:t>
                </w:r>
              </w:sdtContent>
            </w:sdt>
            <w:r w:rsidR="005013D4">
              <w:rPr>
                <w:rFonts w:ascii="Roboto" w:hAnsi="Roboto" w:eastAsia="Roboto" w:cs="Roboto"/>
              </w:rPr>
              <w:t xml:space="preserve"> Local            </w:t>
            </w:r>
          </w:p>
        </w:tc>
      </w:tr>
      <w:tr w:rsidR="000E499A" w:rsidTr="3C2CD629" w14:paraId="6505BC1D" w14:textId="77777777">
        <w:tc>
          <w:tcPr>
            <w:tcW w:w="2710" w:type="dxa"/>
          </w:tcPr>
          <w:p w:rsidR="000E499A" w:rsidRDefault="005013D4" w14:paraId="6EB695DA" w14:textId="77777777">
            <w:pPr>
              <w:spacing w:after="120"/>
              <w:rPr>
                <w:rFonts w:ascii="Roboto" w:hAnsi="Roboto" w:eastAsia="Roboto" w:cs="Roboto"/>
                <w:b/>
                <w:color w:val="000000"/>
              </w:rPr>
            </w:pPr>
            <w:r>
              <w:rPr>
                <w:rFonts w:ascii="Roboto" w:hAnsi="Roboto" w:eastAsia="Roboto" w:cs="Roboto"/>
                <w:b/>
                <w:color w:val="000000"/>
              </w:rPr>
              <w:t>GAP JIRA Link</w:t>
            </w:r>
          </w:p>
        </w:tc>
        <w:tc>
          <w:tcPr>
            <w:tcW w:w="6733" w:type="dxa"/>
          </w:tcPr>
          <w:p w:rsidR="000E499A" w:rsidRDefault="006A4EE2" w14:paraId="3656B9AB" w14:textId="4A99C882">
            <w:pPr>
              <w:spacing w:after="120"/>
              <w:rPr>
                <w:rFonts w:ascii="Roboto" w:hAnsi="Roboto" w:eastAsia="Roboto" w:cs="Roboto"/>
              </w:rPr>
            </w:pPr>
            <w:r w:rsidRPr="006A4EE2">
              <w:rPr>
                <w:rFonts w:ascii="Roboto" w:hAnsi="Roboto" w:eastAsia="Roboto" w:cs="Roboto"/>
              </w:rPr>
              <w:t>https://solvayagile.atlassian.net/browse/SPARK-21517</w:t>
            </w:r>
          </w:p>
        </w:tc>
      </w:tr>
    </w:tbl>
    <w:p w:rsidR="000E499A" w:rsidRDefault="000E499A" w14:paraId="45FB0818" w14:textId="77777777">
      <w:pPr>
        <w:pBdr>
          <w:top w:val="nil"/>
          <w:left w:val="nil"/>
          <w:bottom w:val="nil"/>
          <w:right w:val="nil"/>
          <w:between w:val="nil"/>
        </w:pBdr>
        <w:spacing w:before="360"/>
        <w:ind w:left="1440"/>
        <w:rPr>
          <w:rFonts w:ascii="Roboto" w:hAnsi="Roboto" w:eastAsia="Roboto" w:cs="Roboto"/>
          <w:color w:val="002776"/>
          <w:sz w:val="52"/>
          <w:szCs w:val="52"/>
        </w:rPr>
      </w:pPr>
    </w:p>
    <w:p w:rsidR="000E499A" w:rsidRDefault="000E499A" w14:paraId="049F31CB" w14:textId="77777777">
      <w:pPr>
        <w:pBdr>
          <w:top w:val="nil"/>
          <w:left w:val="nil"/>
          <w:bottom w:val="nil"/>
          <w:right w:val="nil"/>
          <w:between w:val="nil"/>
        </w:pBdr>
        <w:spacing w:before="360"/>
        <w:ind w:left="1440"/>
        <w:rPr>
          <w:rFonts w:ascii="Roboto" w:hAnsi="Roboto" w:eastAsia="Roboto" w:cs="Roboto"/>
          <w:color w:val="002776"/>
          <w:sz w:val="52"/>
          <w:szCs w:val="52"/>
        </w:rPr>
      </w:pPr>
    </w:p>
    <w:p w:rsidR="000E499A" w:rsidRDefault="000E499A" w14:paraId="53128261" w14:textId="77777777">
      <w:pPr>
        <w:pBdr>
          <w:top w:val="nil"/>
          <w:left w:val="nil"/>
          <w:bottom w:val="nil"/>
          <w:right w:val="nil"/>
          <w:between w:val="nil"/>
        </w:pBdr>
        <w:spacing w:before="360"/>
        <w:ind w:left="1440"/>
        <w:rPr>
          <w:rFonts w:ascii="Roboto" w:hAnsi="Roboto" w:eastAsia="Roboto" w:cs="Roboto"/>
          <w:color w:val="002776"/>
          <w:sz w:val="52"/>
          <w:szCs w:val="52"/>
        </w:rPr>
      </w:pPr>
    </w:p>
    <w:p w:rsidR="000E499A" w:rsidRDefault="005013D4" w14:paraId="4101652C" w14:textId="77777777">
      <w:pPr>
        <w:rPr>
          <w:rFonts w:ascii="Roboto" w:hAnsi="Roboto" w:eastAsia="Roboto" w:cs="Roboto"/>
          <w:color w:val="002776"/>
          <w:sz w:val="52"/>
          <w:szCs w:val="52"/>
        </w:rPr>
      </w:pPr>
      <w:r>
        <w:br w:type="page"/>
      </w:r>
    </w:p>
    <w:p w:rsidR="000E499A" w:rsidRDefault="000E499A" w14:paraId="4B99056E" w14:textId="77777777">
      <w:pPr>
        <w:pBdr>
          <w:top w:val="nil"/>
          <w:left w:val="nil"/>
          <w:bottom w:val="nil"/>
          <w:right w:val="nil"/>
          <w:between w:val="nil"/>
        </w:pBdr>
        <w:spacing w:after="240"/>
        <w:rPr>
          <w:rFonts w:ascii="Roboto" w:hAnsi="Roboto" w:eastAsia="Roboto" w:cs="Roboto"/>
          <w:b/>
          <w:color w:val="000000"/>
          <w:sz w:val="24"/>
          <w:szCs w:val="24"/>
        </w:rPr>
      </w:pPr>
      <w:bookmarkStart w:name="_heading=h.qrtczy91k9i8" w:colFirst="0" w:colLast="0" w:id="1"/>
      <w:bookmarkEnd w:id="1"/>
    </w:p>
    <w:p w:rsidR="000E499A" w:rsidRDefault="005013D4" w14:paraId="22E0FC93" w14:textId="77777777">
      <w:pPr>
        <w:pBdr>
          <w:top w:val="nil"/>
          <w:left w:val="nil"/>
          <w:bottom w:val="nil"/>
          <w:right w:val="nil"/>
          <w:between w:val="nil"/>
        </w:pBdr>
        <w:spacing w:after="240"/>
        <w:rPr>
          <w:rFonts w:ascii="Roboto" w:hAnsi="Roboto" w:eastAsia="Roboto" w:cs="Roboto"/>
          <w:b/>
          <w:color w:val="000000"/>
          <w:sz w:val="24"/>
          <w:szCs w:val="24"/>
        </w:rPr>
      </w:pPr>
      <w:r>
        <w:rPr>
          <w:rFonts w:ascii="Roboto" w:hAnsi="Roboto" w:eastAsia="Roboto" w:cs="Roboto"/>
          <w:b/>
          <w:color w:val="000000"/>
          <w:sz w:val="24"/>
          <w:szCs w:val="24"/>
        </w:rPr>
        <w:t>Table of Contents</w:t>
      </w:r>
    </w:p>
    <w:sdt>
      <w:sdtPr>
        <w:rPr>
          <w:b w:val="0"/>
        </w:rPr>
        <w:id w:val="812179426"/>
        <w:docPartObj>
          <w:docPartGallery w:val="Table of Contents"/>
          <w:docPartUnique/>
        </w:docPartObj>
      </w:sdtPr>
      <w:sdtContent>
        <w:p w:rsidR="00512684" w:rsidRDefault="005013D4" w14:paraId="5F04281A" w14:textId="58DC793C">
          <w:pPr>
            <w:pStyle w:val="TOC1"/>
            <w:rPr>
              <w:rFonts w:asciiTheme="minorHAnsi" w:hAnsiTheme="minorHAnsi" w:eastAsiaTheme="minorEastAsia" w:cstheme="minorBidi"/>
              <w:b w:val="0"/>
              <w:noProof/>
              <w:kern w:val="2"/>
              <w:sz w:val="24"/>
              <w:szCs w:val="24"/>
              <w:lang w:val="en-GB"/>
              <w14:ligatures w14:val="standardContextual"/>
            </w:rPr>
          </w:pPr>
          <w:r>
            <w:fldChar w:fldCharType="begin"/>
          </w:r>
          <w:r>
            <w:instrText xml:space="preserve"> TOC \h \u \z \t "Heading 1,1,Heading 2,2,Heading 3,3,Heading 4,4,"</w:instrText>
          </w:r>
          <w:r>
            <w:fldChar w:fldCharType="separate"/>
          </w:r>
          <w:hyperlink w:history="1" w:anchor="_Toc209335330">
            <w:r w:rsidRPr="0025547A" w:rsidR="00512684">
              <w:rPr>
                <w:rStyle w:val="Hyperlink"/>
                <w:noProof/>
              </w:rPr>
              <w:t>1</w:t>
            </w:r>
            <w:r w:rsidR="00512684">
              <w:rPr>
                <w:rFonts w:asciiTheme="minorHAnsi" w:hAnsiTheme="minorHAnsi" w:eastAsiaTheme="minorEastAsia" w:cstheme="minorBidi"/>
                <w:b w:val="0"/>
                <w:noProof/>
                <w:kern w:val="2"/>
                <w:sz w:val="24"/>
                <w:szCs w:val="24"/>
                <w:lang w:val="en-GB"/>
                <w14:ligatures w14:val="standardContextual"/>
              </w:rPr>
              <w:tab/>
            </w:r>
            <w:r w:rsidRPr="0025547A" w:rsidR="00512684">
              <w:rPr>
                <w:rStyle w:val="Hyperlink"/>
                <w:noProof/>
              </w:rPr>
              <w:t>Document Control Information</w:t>
            </w:r>
            <w:r w:rsidR="00512684">
              <w:rPr>
                <w:noProof/>
                <w:webHidden/>
              </w:rPr>
              <w:tab/>
            </w:r>
            <w:r w:rsidR="00512684">
              <w:rPr>
                <w:noProof/>
                <w:webHidden/>
              </w:rPr>
              <w:fldChar w:fldCharType="begin"/>
            </w:r>
            <w:r w:rsidR="00512684">
              <w:rPr>
                <w:noProof/>
                <w:webHidden/>
              </w:rPr>
              <w:instrText xml:space="preserve"> PAGEREF _Toc209335330 \h </w:instrText>
            </w:r>
            <w:r w:rsidR="00512684">
              <w:rPr>
                <w:noProof/>
                <w:webHidden/>
              </w:rPr>
            </w:r>
            <w:r w:rsidR="00512684">
              <w:rPr>
                <w:noProof/>
                <w:webHidden/>
              </w:rPr>
              <w:fldChar w:fldCharType="separate"/>
            </w:r>
            <w:r w:rsidR="00512684">
              <w:rPr>
                <w:noProof/>
                <w:webHidden/>
              </w:rPr>
              <w:t>4</w:t>
            </w:r>
            <w:r w:rsidR="00512684">
              <w:rPr>
                <w:noProof/>
                <w:webHidden/>
              </w:rPr>
              <w:fldChar w:fldCharType="end"/>
            </w:r>
          </w:hyperlink>
        </w:p>
        <w:p w:rsidR="00512684" w:rsidRDefault="00512684" w14:paraId="3D8357FE" w14:textId="042BBB56">
          <w:pPr>
            <w:pStyle w:val="TOC2"/>
            <w:rPr>
              <w:rFonts w:asciiTheme="minorHAnsi" w:hAnsiTheme="minorHAnsi" w:eastAsiaTheme="minorEastAsia" w:cstheme="minorBidi"/>
              <w:kern w:val="2"/>
              <w:sz w:val="24"/>
              <w:szCs w:val="24"/>
              <w:lang w:val="en-GB"/>
              <w14:ligatures w14:val="standardContextual"/>
            </w:rPr>
          </w:pPr>
          <w:hyperlink w:history="1" w:anchor="_Toc209335331">
            <w:r w:rsidRPr="0025547A">
              <w:rPr>
                <w:rStyle w:val="Hyperlink"/>
              </w:rPr>
              <w:t>1.1</w:t>
            </w:r>
            <w:r>
              <w:rPr>
                <w:rFonts w:asciiTheme="minorHAnsi" w:hAnsiTheme="minorHAnsi" w:eastAsiaTheme="minorEastAsia" w:cstheme="minorBidi"/>
                <w:kern w:val="2"/>
                <w:sz w:val="24"/>
                <w:szCs w:val="24"/>
                <w:lang w:val="en-GB"/>
                <w14:ligatures w14:val="standardContextual"/>
              </w:rPr>
              <w:tab/>
            </w:r>
            <w:r w:rsidRPr="0025547A">
              <w:rPr>
                <w:rStyle w:val="Hyperlink"/>
              </w:rPr>
              <w:t>Document Edit History</w:t>
            </w:r>
            <w:r>
              <w:rPr>
                <w:webHidden/>
              </w:rPr>
              <w:tab/>
            </w:r>
            <w:r>
              <w:rPr>
                <w:webHidden/>
              </w:rPr>
              <w:fldChar w:fldCharType="begin"/>
            </w:r>
            <w:r>
              <w:rPr>
                <w:webHidden/>
              </w:rPr>
              <w:instrText xml:space="preserve"> PAGEREF _Toc209335331 \h </w:instrText>
            </w:r>
            <w:r>
              <w:rPr>
                <w:webHidden/>
              </w:rPr>
            </w:r>
            <w:r>
              <w:rPr>
                <w:webHidden/>
              </w:rPr>
              <w:fldChar w:fldCharType="separate"/>
            </w:r>
            <w:r>
              <w:rPr>
                <w:webHidden/>
              </w:rPr>
              <w:t>4</w:t>
            </w:r>
            <w:r>
              <w:rPr>
                <w:webHidden/>
              </w:rPr>
              <w:fldChar w:fldCharType="end"/>
            </w:r>
          </w:hyperlink>
        </w:p>
        <w:p w:rsidR="00512684" w:rsidRDefault="00512684" w14:paraId="72D39059" w14:textId="52D50442">
          <w:pPr>
            <w:pStyle w:val="TOC2"/>
            <w:rPr>
              <w:rFonts w:asciiTheme="minorHAnsi" w:hAnsiTheme="minorHAnsi" w:eastAsiaTheme="minorEastAsia" w:cstheme="minorBidi"/>
              <w:kern w:val="2"/>
              <w:sz w:val="24"/>
              <w:szCs w:val="24"/>
              <w:lang w:val="en-GB"/>
              <w14:ligatures w14:val="standardContextual"/>
            </w:rPr>
          </w:pPr>
          <w:hyperlink w:history="1" w:anchor="_Toc209335332">
            <w:r w:rsidRPr="0025547A">
              <w:rPr>
                <w:rStyle w:val="Hyperlink"/>
              </w:rPr>
              <w:t>1.2</w:t>
            </w:r>
            <w:r>
              <w:rPr>
                <w:rFonts w:asciiTheme="minorHAnsi" w:hAnsiTheme="minorHAnsi" w:eastAsiaTheme="minorEastAsia" w:cstheme="minorBidi"/>
                <w:kern w:val="2"/>
                <w:sz w:val="24"/>
                <w:szCs w:val="24"/>
                <w:lang w:val="en-GB"/>
                <w14:ligatures w14:val="standardContextual"/>
              </w:rPr>
              <w:tab/>
            </w:r>
            <w:r w:rsidRPr="0025547A">
              <w:rPr>
                <w:rStyle w:val="Hyperlink"/>
              </w:rPr>
              <w:t>References</w:t>
            </w:r>
            <w:r>
              <w:rPr>
                <w:webHidden/>
              </w:rPr>
              <w:tab/>
            </w:r>
            <w:r>
              <w:rPr>
                <w:webHidden/>
              </w:rPr>
              <w:fldChar w:fldCharType="begin"/>
            </w:r>
            <w:r>
              <w:rPr>
                <w:webHidden/>
              </w:rPr>
              <w:instrText xml:space="preserve"> PAGEREF _Toc209335332 \h </w:instrText>
            </w:r>
            <w:r>
              <w:rPr>
                <w:webHidden/>
              </w:rPr>
            </w:r>
            <w:r>
              <w:rPr>
                <w:webHidden/>
              </w:rPr>
              <w:fldChar w:fldCharType="separate"/>
            </w:r>
            <w:r>
              <w:rPr>
                <w:webHidden/>
              </w:rPr>
              <w:t>4</w:t>
            </w:r>
            <w:r>
              <w:rPr>
                <w:webHidden/>
              </w:rPr>
              <w:fldChar w:fldCharType="end"/>
            </w:r>
          </w:hyperlink>
        </w:p>
        <w:p w:rsidR="00512684" w:rsidRDefault="00512684" w14:paraId="3955A7CF" w14:textId="1D09E115">
          <w:pPr>
            <w:pStyle w:val="TOC2"/>
            <w:rPr>
              <w:rFonts w:asciiTheme="minorHAnsi" w:hAnsiTheme="minorHAnsi" w:eastAsiaTheme="minorEastAsia" w:cstheme="minorBidi"/>
              <w:kern w:val="2"/>
              <w:sz w:val="24"/>
              <w:szCs w:val="24"/>
              <w:lang w:val="en-GB"/>
              <w14:ligatures w14:val="standardContextual"/>
            </w:rPr>
          </w:pPr>
          <w:hyperlink w:history="1" w:anchor="_Toc209335333">
            <w:r w:rsidRPr="0025547A">
              <w:rPr>
                <w:rStyle w:val="Hyperlink"/>
              </w:rPr>
              <w:t>1.3</w:t>
            </w:r>
            <w:r>
              <w:rPr>
                <w:rFonts w:asciiTheme="minorHAnsi" w:hAnsiTheme="minorHAnsi" w:eastAsiaTheme="minorEastAsia" w:cstheme="minorBidi"/>
                <w:kern w:val="2"/>
                <w:sz w:val="24"/>
                <w:szCs w:val="24"/>
                <w:lang w:val="en-GB"/>
                <w14:ligatures w14:val="standardContextual"/>
              </w:rPr>
              <w:tab/>
            </w:r>
            <w:r w:rsidRPr="0025547A">
              <w:rPr>
                <w:rStyle w:val="Hyperlink"/>
              </w:rPr>
              <w:t>Acronyms and Definitions</w:t>
            </w:r>
            <w:r>
              <w:rPr>
                <w:webHidden/>
              </w:rPr>
              <w:tab/>
            </w:r>
            <w:r>
              <w:rPr>
                <w:webHidden/>
              </w:rPr>
              <w:fldChar w:fldCharType="begin"/>
            </w:r>
            <w:r>
              <w:rPr>
                <w:webHidden/>
              </w:rPr>
              <w:instrText xml:space="preserve"> PAGEREF _Toc209335333 \h </w:instrText>
            </w:r>
            <w:r>
              <w:rPr>
                <w:webHidden/>
              </w:rPr>
            </w:r>
            <w:r>
              <w:rPr>
                <w:webHidden/>
              </w:rPr>
              <w:fldChar w:fldCharType="separate"/>
            </w:r>
            <w:r>
              <w:rPr>
                <w:webHidden/>
              </w:rPr>
              <w:t>4</w:t>
            </w:r>
            <w:r>
              <w:rPr>
                <w:webHidden/>
              </w:rPr>
              <w:fldChar w:fldCharType="end"/>
            </w:r>
          </w:hyperlink>
        </w:p>
        <w:p w:rsidR="00512684" w:rsidRDefault="00512684" w14:paraId="2613853F" w14:textId="41771504">
          <w:pPr>
            <w:pStyle w:val="TOC1"/>
            <w:rPr>
              <w:rFonts w:asciiTheme="minorHAnsi" w:hAnsiTheme="minorHAnsi" w:eastAsiaTheme="minorEastAsia" w:cstheme="minorBidi"/>
              <w:b w:val="0"/>
              <w:noProof/>
              <w:kern w:val="2"/>
              <w:sz w:val="24"/>
              <w:szCs w:val="24"/>
              <w:lang w:val="en-GB"/>
              <w14:ligatures w14:val="standardContextual"/>
            </w:rPr>
          </w:pPr>
          <w:hyperlink w:history="1" w:anchor="_Toc209335334">
            <w:r w:rsidRPr="0025547A">
              <w:rPr>
                <w:rStyle w:val="Hyperlink"/>
                <w:noProof/>
              </w:rPr>
              <w:t>2</w:t>
            </w:r>
            <w:r>
              <w:rPr>
                <w:rFonts w:asciiTheme="minorHAnsi" w:hAnsiTheme="minorHAnsi" w:eastAsiaTheme="minorEastAsia" w:cstheme="minorBidi"/>
                <w:b w:val="0"/>
                <w:noProof/>
                <w:kern w:val="2"/>
                <w:sz w:val="24"/>
                <w:szCs w:val="24"/>
                <w:lang w:val="en-GB"/>
                <w14:ligatures w14:val="standardContextual"/>
              </w:rPr>
              <w:tab/>
            </w:r>
            <w:r w:rsidRPr="0025547A">
              <w:rPr>
                <w:rStyle w:val="Hyperlink"/>
                <w:noProof/>
              </w:rPr>
              <w:t>Summary</w:t>
            </w:r>
            <w:r>
              <w:rPr>
                <w:noProof/>
                <w:webHidden/>
              </w:rPr>
              <w:tab/>
            </w:r>
            <w:r>
              <w:rPr>
                <w:noProof/>
                <w:webHidden/>
              </w:rPr>
              <w:fldChar w:fldCharType="begin"/>
            </w:r>
            <w:r>
              <w:rPr>
                <w:noProof/>
                <w:webHidden/>
              </w:rPr>
              <w:instrText xml:space="preserve"> PAGEREF _Toc209335334 \h </w:instrText>
            </w:r>
            <w:r>
              <w:rPr>
                <w:noProof/>
                <w:webHidden/>
              </w:rPr>
            </w:r>
            <w:r>
              <w:rPr>
                <w:noProof/>
                <w:webHidden/>
              </w:rPr>
              <w:fldChar w:fldCharType="separate"/>
            </w:r>
            <w:r>
              <w:rPr>
                <w:noProof/>
                <w:webHidden/>
              </w:rPr>
              <w:t>5</w:t>
            </w:r>
            <w:r>
              <w:rPr>
                <w:noProof/>
                <w:webHidden/>
              </w:rPr>
              <w:fldChar w:fldCharType="end"/>
            </w:r>
          </w:hyperlink>
        </w:p>
        <w:p w:rsidR="00512684" w:rsidRDefault="00512684" w14:paraId="55EB7B95" w14:textId="67D9EC44">
          <w:pPr>
            <w:pStyle w:val="TOC2"/>
            <w:rPr>
              <w:rFonts w:asciiTheme="minorHAnsi" w:hAnsiTheme="minorHAnsi" w:eastAsiaTheme="minorEastAsia" w:cstheme="minorBidi"/>
              <w:kern w:val="2"/>
              <w:sz w:val="24"/>
              <w:szCs w:val="24"/>
              <w:lang w:val="en-GB"/>
              <w14:ligatures w14:val="standardContextual"/>
            </w:rPr>
          </w:pPr>
          <w:hyperlink w:history="1" w:anchor="_Toc209335335">
            <w:r w:rsidRPr="0025547A">
              <w:rPr>
                <w:rStyle w:val="Hyperlink"/>
              </w:rPr>
              <w:t>2.1</w:t>
            </w:r>
            <w:r>
              <w:rPr>
                <w:rFonts w:asciiTheme="minorHAnsi" w:hAnsiTheme="minorHAnsi" w:eastAsiaTheme="minorEastAsia" w:cstheme="minorBidi"/>
                <w:kern w:val="2"/>
                <w:sz w:val="24"/>
                <w:szCs w:val="24"/>
                <w:lang w:val="en-GB"/>
                <w14:ligatures w14:val="standardContextual"/>
              </w:rPr>
              <w:tab/>
            </w:r>
            <w:r w:rsidRPr="0025547A">
              <w:rPr>
                <w:rStyle w:val="Hyperlink"/>
              </w:rPr>
              <w:t>Functional description</w:t>
            </w:r>
            <w:r>
              <w:rPr>
                <w:webHidden/>
              </w:rPr>
              <w:tab/>
            </w:r>
            <w:r>
              <w:rPr>
                <w:webHidden/>
              </w:rPr>
              <w:fldChar w:fldCharType="begin"/>
            </w:r>
            <w:r>
              <w:rPr>
                <w:webHidden/>
              </w:rPr>
              <w:instrText xml:space="preserve"> PAGEREF _Toc209335335 \h </w:instrText>
            </w:r>
            <w:r>
              <w:rPr>
                <w:webHidden/>
              </w:rPr>
            </w:r>
            <w:r>
              <w:rPr>
                <w:webHidden/>
              </w:rPr>
              <w:fldChar w:fldCharType="separate"/>
            </w:r>
            <w:r>
              <w:rPr>
                <w:webHidden/>
              </w:rPr>
              <w:t>5</w:t>
            </w:r>
            <w:r>
              <w:rPr>
                <w:webHidden/>
              </w:rPr>
              <w:fldChar w:fldCharType="end"/>
            </w:r>
          </w:hyperlink>
        </w:p>
        <w:p w:rsidR="00512684" w:rsidRDefault="00512684" w14:paraId="45F0D7B9" w14:textId="5F91D152">
          <w:pPr>
            <w:pStyle w:val="TOC2"/>
            <w:rPr>
              <w:rFonts w:asciiTheme="minorHAnsi" w:hAnsiTheme="minorHAnsi" w:eastAsiaTheme="minorEastAsia" w:cstheme="minorBidi"/>
              <w:kern w:val="2"/>
              <w:sz w:val="24"/>
              <w:szCs w:val="24"/>
              <w:lang w:val="en-GB"/>
              <w14:ligatures w14:val="standardContextual"/>
            </w:rPr>
          </w:pPr>
          <w:hyperlink w:history="1" w:anchor="_Toc209335336">
            <w:r w:rsidRPr="0025547A">
              <w:rPr>
                <w:rStyle w:val="Hyperlink"/>
              </w:rPr>
              <w:t>2.2</w:t>
            </w:r>
            <w:r>
              <w:rPr>
                <w:rFonts w:asciiTheme="minorHAnsi" w:hAnsiTheme="minorHAnsi" w:eastAsiaTheme="minorEastAsia" w:cstheme="minorBidi"/>
                <w:kern w:val="2"/>
                <w:sz w:val="24"/>
                <w:szCs w:val="24"/>
                <w:lang w:val="en-GB"/>
                <w14:ligatures w14:val="standardContextual"/>
              </w:rPr>
              <w:tab/>
            </w:r>
            <w:r w:rsidRPr="0025547A">
              <w:rPr>
                <w:rStyle w:val="Hyperlink"/>
              </w:rPr>
              <w:t>Business Driver</w:t>
            </w:r>
            <w:r>
              <w:rPr>
                <w:webHidden/>
              </w:rPr>
              <w:tab/>
            </w:r>
            <w:r>
              <w:rPr>
                <w:webHidden/>
              </w:rPr>
              <w:fldChar w:fldCharType="begin"/>
            </w:r>
            <w:r>
              <w:rPr>
                <w:webHidden/>
              </w:rPr>
              <w:instrText xml:space="preserve"> PAGEREF _Toc209335336 \h </w:instrText>
            </w:r>
            <w:r>
              <w:rPr>
                <w:webHidden/>
              </w:rPr>
            </w:r>
            <w:r>
              <w:rPr>
                <w:webHidden/>
              </w:rPr>
              <w:fldChar w:fldCharType="separate"/>
            </w:r>
            <w:r>
              <w:rPr>
                <w:webHidden/>
              </w:rPr>
              <w:t>5</w:t>
            </w:r>
            <w:r>
              <w:rPr>
                <w:webHidden/>
              </w:rPr>
              <w:fldChar w:fldCharType="end"/>
            </w:r>
          </w:hyperlink>
        </w:p>
        <w:p w:rsidR="00512684" w:rsidRDefault="00512684" w14:paraId="4390B0D2" w14:textId="51DA98C6">
          <w:pPr>
            <w:pStyle w:val="TOC2"/>
            <w:rPr>
              <w:rFonts w:asciiTheme="minorHAnsi" w:hAnsiTheme="minorHAnsi" w:eastAsiaTheme="minorEastAsia" w:cstheme="minorBidi"/>
              <w:kern w:val="2"/>
              <w:sz w:val="24"/>
              <w:szCs w:val="24"/>
              <w:lang w:val="en-GB"/>
              <w14:ligatures w14:val="standardContextual"/>
            </w:rPr>
          </w:pPr>
          <w:hyperlink w:history="1" w:anchor="_Toc209335337">
            <w:r w:rsidRPr="0025547A">
              <w:rPr>
                <w:rStyle w:val="Hyperlink"/>
              </w:rPr>
              <w:t>2.3</w:t>
            </w:r>
            <w:r>
              <w:rPr>
                <w:rFonts w:asciiTheme="minorHAnsi" w:hAnsiTheme="minorHAnsi" w:eastAsiaTheme="minorEastAsia" w:cstheme="minorBidi"/>
                <w:kern w:val="2"/>
                <w:sz w:val="24"/>
                <w:szCs w:val="24"/>
                <w:lang w:val="en-GB"/>
                <w14:ligatures w14:val="standardContextual"/>
              </w:rPr>
              <w:tab/>
            </w:r>
            <w:r w:rsidRPr="0025547A">
              <w:rPr>
                <w:rStyle w:val="Hyperlink"/>
                <w:lang w:val="en-US"/>
              </w:rPr>
              <w:t>Impacted Systems</w:t>
            </w:r>
            <w:r>
              <w:rPr>
                <w:webHidden/>
              </w:rPr>
              <w:tab/>
            </w:r>
            <w:r>
              <w:rPr>
                <w:webHidden/>
              </w:rPr>
              <w:fldChar w:fldCharType="begin"/>
            </w:r>
            <w:r>
              <w:rPr>
                <w:webHidden/>
              </w:rPr>
              <w:instrText xml:space="preserve"> PAGEREF _Toc209335337 \h </w:instrText>
            </w:r>
            <w:r>
              <w:rPr>
                <w:webHidden/>
              </w:rPr>
            </w:r>
            <w:r>
              <w:rPr>
                <w:webHidden/>
              </w:rPr>
              <w:fldChar w:fldCharType="separate"/>
            </w:r>
            <w:r>
              <w:rPr>
                <w:webHidden/>
              </w:rPr>
              <w:t>5</w:t>
            </w:r>
            <w:r>
              <w:rPr>
                <w:webHidden/>
              </w:rPr>
              <w:fldChar w:fldCharType="end"/>
            </w:r>
          </w:hyperlink>
        </w:p>
        <w:p w:rsidR="00512684" w:rsidRDefault="00512684" w14:paraId="20DC2F40" w14:textId="5BC0575F">
          <w:pPr>
            <w:pStyle w:val="TOC1"/>
            <w:rPr>
              <w:rFonts w:asciiTheme="minorHAnsi" w:hAnsiTheme="minorHAnsi" w:eastAsiaTheme="minorEastAsia" w:cstheme="minorBidi"/>
              <w:b w:val="0"/>
              <w:noProof/>
              <w:kern w:val="2"/>
              <w:sz w:val="24"/>
              <w:szCs w:val="24"/>
              <w:lang w:val="en-GB"/>
              <w14:ligatures w14:val="standardContextual"/>
            </w:rPr>
          </w:pPr>
          <w:hyperlink w:history="1" w:anchor="_Toc209335338">
            <w:r w:rsidRPr="0025547A">
              <w:rPr>
                <w:rStyle w:val="Hyperlink"/>
                <w:noProof/>
              </w:rPr>
              <w:t>3</w:t>
            </w:r>
            <w:r>
              <w:rPr>
                <w:rFonts w:asciiTheme="minorHAnsi" w:hAnsiTheme="minorHAnsi" w:eastAsiaTheme="minorEastAsia" w:cstheme="minorBidi"/>
                <w:b w:val="0"/>
                <w:noProof/>
                <w:kern w:val="2"/>
                <w:sz w:val="24"/>
                <w:szCs w:val="24"/>
                <w:lang w:val="en-GB"/>
                <w14:ligatures w14:val="standardContextual"/>
              </w:rPr>
              <w:tab/>
            </w:r>
            <w:r w:rsidRPr="0025547A">
              <w:rPr>
                <w:rStyle w:val="Hyperlink"/>
                <w:noProof/>
              </w:rPr>
              <w:t>Business Process Considerations</w:t>
            </w:r>
            <w:r>
              <w:rPr>
                <w:noProof/>
                <w:webHidden/>
              </w:rPr>
              <w:tab/>
            </w:r>
            <w:r>
              <w:rPr>
                <w:noProof/>
                <w:webHidden/>
              </w:rPr>
              <w:fldChar w:fldCharType="begin"/>
            </w:r>
            <w:r>
              <w:rPr>
                <w:noProof/>
                <w:webHidden/>
              </w:rPr>
              <w:instrText xml:space="preserve"> PAGEREF _Toc209335338 \h </w:instrText>
            </w:r>
            <w:r>
              <w:rPr>
                <w:noProof/>
                <w:webHidden/>
              </w:rPr>
            </w:r>
            <w:r>
              <w:rPr>
                <w:noProof/>
                <w:webHidden/>
              </w:rPr>
              <w:fldChar w:fldCharType="separate"/>
            </w:r>
            <w:r>
              <w:rPr>
                <w:noProof/>
                <w:webHidden/>
              </w:rPr>
              <w:t>6</w:t>
            </w:r>
            <w:r>
              <w:rPr>
                <w:noProof/>
                <w:webHidden/>
              </w:rPr>
              <w:fldChar w:fldCharType="end"/>
            </w:r>
          </w:hyperlink>
        </w:p>
        <w:p w:rsidR="00512684" w:rsidRDefault="00512684" w14:paraId="3A0D5E40" w14:textId="6CB3D885">
          <w:pPr>
            <w:pStyle w:val="TOC2"/>
            <w:rPr>
              <w:rFonts w:asciiTheme="minorHAnsi" w:hAnsiTheme="minorHAnsi" w:eastAsiaTheme="minorEastAsia" w:cstheme="minorBidi"/>
              <w:kern w:val="2"/>
              <w:sz w:val="24"/>
              <w:szCs w:val="24"/>
              <w:lang w:val="en-GB"/>
              <w14:ligatures w14:val="standardContextual"/>
            </w:rPr>
          </w:pPr>
          <w:hyperlink w:history="1" w:anchor="_Toc209335339">
            <w:r w:rsidRPr="0025547A">
              <w:rPr>
                <w:rStyle w:val="Hyperlink"/>
              </w:rPr>
              <w:t>3.1</w:t>
            </w:r>
            <w:r>
              <w:rPr>
                <w:rFonts w:asciiTheme="minorHAnsi" w:hAnsiTheme="minorHAnsi" w:eastAsiaTheme="minorEastAsia" w:cstheme="minorBidi"/>
                <w:kern w:val="2"/>
                <w:sz w:val="24"/>
                <w:szCs w:val="24"/>
                <w:lang w:val="en-GB"/>
                <w14:ligatures w14:val="standardContextual"/>
              </w:rPr>
              <w:tab/>
            </w:r>
            <w:r w:rsidRPr="0025547A">
              <w:rPr>
                <w:rStyle w:val="Hyperlink"/>
              </w:rPr>
              <w:t>Process Description and Flow</w:t>
            </w:r>
            <w:r>
              <w:rPr>
                <w:webHidden/>
              </w:rPr>
              <w:tab/>
            </w:r>
            <w:r>
              <w:rPr>
                <w:webHidden/>
              </w:rPr>
              <w:fldChar w:fldCharType="begin"/>
            </w:r>
            <w:r>
              <w:rPr>
                <w:webHidden/>
              </w:rPr>
              <w:instrText xml:space="preserve"> PAGEREF _Toc209335339 \h </w:instrText>
            </w:r>
            <w:r>
              <w:rPr>
                <w:webHidden/>
              </w:rPr>
            </w:r>
            <w:r>
              <w:rPr>
                <w:webHidden/>
              </w:rPr>
              <w:fldChar w:fldCharType="separate"/>
            </w:r>
            <w:r>
              <w:rPr>
                <w:webHidden/>
              </w:rPr>
              <w:t>6</w:t>
            </w:r>
            <w:r>
              <w:rPr>
                <w:webHidden/>
              </w:rPr>
              <w:fldChar w:fldCharType="end"/>
            </w:r>
          </w:hyperlink>
        </w:p>
        <w:p w:rsidR="00512684" w:rsidRDefault="00512684" w14:paraId="2DE59957" w14:textId="1EEFE6E5">
          <w:pPr>
            <w:pStyle w:val="TOC2"/>
            <w:rPr>
              <w:rFonts w:asciiTheme="minorHAnsi" w:hAnsiTheme="minorHAnsi" w:eastAsiaTheme="minorEastAsia" w:cstheme="minorBidi"/>
              <w:kern w:val="2"/>
              <w:sz w:val="24"/>
              <w:szCs w:val="24"/>
              <w:lang w:val="en-GB"/>
              <w14:ligatures w14:val="standardContextual"/>
            </w:rPr>
          </w:pPr>
          <w:hyperlink w:history="1" w:anchor="_Toc209335340">
            <w:r w:rsidRPr="0025547A">
              <w:rPr>
                <w:rStyle w:val="Hyperlink"/>
              </w:rPr>
              <w:t>3.2</w:t>
            </w:r>
            <w:r>
              <w:rPr>
                <w:rFonts w:asciiTheme="minorHAnsi" w:hAnsiTheme="minorHAnsi" w:eastAsiaTheme="minorEastAsia" w:cstheme="minorBidi"/>
                <w:kern w:val="2"/>
                <w:sz w:val="24"/>
                <w:szCs w:val="24"/>
                <w:lang w:val="en-GB"/>
                <w14:ligatures w14:val="standardContextual"/>
              </w:rPr>
              <w:tab/>
            </w:r>
            <w:r w:rsidRPr="0025547A">
              <w:rPr>
                <w:rStyle w:val="Hyperlink"/>
              </w:rPr>
              <w:t>Trigger</w:t>
            </w:r>
            <w:r>
              <w:rPr>
                <w:webHidden/>
              </w:rPr>
              <w:tab/>
            </w:r>
            <w:r>
              <w:rPr>
                <w:webHidden/>
              </w:rPr>
              <w:fldChar w:fldCharType="begin"/>
            </w:r>
            <w:r>
              <w:rPr>
                <w:webHidden/>
              </w:rPr>
              <w:instrText xml:space="preserve"> PAGEREF _Toc209335340 \h </w:instrText>
            </w:r>
            <w:r>
              <w:rPr>
                <w:webHidden/>
              </w:rPr>
            </w:r>
            <w:r>
              <w:rPr>
                <w:webHidden/>
              </w:rPr>
              <w:fldChar w:fldCharType="separate"/>
            </w:r>
            <w:r>
              <w:rPr>
                <w:webHidden/>
              </w:rPr>
              <w:t>6</w:t>
            </w:r>
            <w:r>
              <w:rPr>
                <w:webHidden/>
              </w:rPr>
              <w:fldChar w:fldCharType="end"/>
            </w:r>
          </w:hyperlink>
        </w:p>
        <w:p w:rsidR="00512684" w:rsidRDefault="00512684" w14:paraId="5C385B25" w14:textId="7B8E6727">
          <w:pPr>
            <w:pStyle w:val="TOC2"/>
            <w:rPr>
              <w:rFonts w:asciiTheme="minorHAnsi" w:hAnsiTheme="minorHAnsi" w:eastAsiaTheme="minorEastAsia" w:cstheme="minorBidi"/>
              <w:kern w:val="2"/>
              <w:sz w:val="24"/>
              <w:szCs w:val="24"/>
              <w:lang w:val="en-GB"/>
              <w14:ligatures w14:val="standardContextual"/>
            </w:rPr>
          </w:pPr>
          <w:hyperlink w:history="1" w:anchor="_Toc209335341">
            <w:r w:rsidRPr="0025547A">
              <w:rPr>
                <w:rStyle w:val="Hyperlink"/>
              </w:rPr>
              <w:t>3.3</w:t>
            </w:r>
            <w:r>
              <w:rPr>
                <w:rFonts w:asciiTheme="minorHAnsi" w:hAnsiTheme="minorHAnsi" w:eastAsiaTheme="minorEastAsia" w:cstheme="minorBidi"/>
                <w:kern w:val="2"/>
                <w:sz w:val="24"/>
                <w:szCs w:val="24"/>
                <w:lang w:val="en-GB"/>
                <w14:ligatures w14:val="standardContextual"/>
              </w:rPr>
              <w:tab/>
            </w:r>
            <w:r w:rsidRPr="0025547A">
              <w:rPr>
                <w:rStyle w:val="Hyperlink"/>
              </w:rPr>
              <w:t>Processing Options &amp; Volume</w:t>
            </w:r>
            <w:r>
              <w:rPr>
                <w:webHidden/>
              </w:rPr>
              <w:tab/>
            </w:r>
            <w:r>
              <w:rPr>
                <w:webHidden/>
              </w:rPr>
              <w:fldChar w:fldCharType="begin"/>
            </w:r>
            <w:r>
              <w:rPr>
                <w:webHidden/>
              </w:rPr>
              <w:instrText xml:space="preserve"> PAGEREF _Toc209335341 \h </w:instrText>
            </w:r>
            <w:r>
              <w:rPr>
                <w:webHidden/>
              </w:rPr>
            </w:r>
            <w:r>
              <w:rPr>
                <w:webHidden/>
              </w:rPr>
              <w:fldChar w:fldCharType="separate"/>
            </w:r>
            <w:r>
              <w:rPr>
                <w:webHidden/>
              </w:rPr>
              <w:t>6</w:t>
            </w:r>
            <w:r>
              <w:rPr>
                <w:webHidden/>
              </w:rPr>
              <w:fldChar w:fldCharType="end"/>
            </w:r>
          </w:hyperlink>
        </w:p>
        <w:p w:rsidR="00512684" w:rsidRDefault="00512684" w14:paraId="790D91A6" w14:textId="3C6A1369">
          <w:pPr>
            <w:pStyle w:val="TOC2"/>
            <w:rPr>
              <w:rFonts w:asciiTheme="minorHAnsi" w:hAnsiTheme="minorHAnsi" w:eastAsiaTheme="minorEastAsia" w:cstheme="minorBidi"/>
              <w:kern w:val="2"/>
              <w:sz w:val="24"/>
              <w:szCs w:val="24"/>
              <w:lang w:val="en-GB"/>
              <w14:ligatures w14:val="standardContextual"/>
            </w:rPr>
          </w:pPr>
          <w:hyperlink w:history="1" w:anchor="_Toc209335342">
            <w:r w:rsidRPr="0025547A">
              <w:rPr>
                <w:rStyle w:val="Hyperlink"/>
              </w:rPr>
              <w:t>3.4</w:t>
            </w:r>
            <w:r>
              <w:rPr>
                <w:rFonts w:asciiTheme="minorHAnsi" w:hAnsiTheme="minorHAnsi" w:eastAsiaTheme="minorEastAsia" w:cstheme="minorBidi"/>
                <w:kern w:val="2"/>
                <w:sz w:val="24"/>
                <w:szCs w:val="24"/>
                <w:lang w:val="en-GB"/>
                <w14:ligatures w14:val="standardContextual"/>
              </w:rPr>
              <w:tab/>
            </w:r>
            <w:r w:rsidRPr="0025547A">
              <w:rPr>
                <w:rStyle w:val="Hyperlink"/>
              </w:rPr>
              <w:t>Dependencies</w:t>
            </w:r>
            <w:r>
              <w:rPr>
                <w:webHidden/>
              </w:rPr>
              <w:tab/>
            </w:r>
            <w:r>
              <w:rPr>
                <w:webHidden/>
              </w:rPr>
              <w:fldChar w:fldCharType="begin"/>
            </w:r>
            <w:r>
              <w:rPr>
                <w:webHidden/>
              </w:rPr>
              <w:instrText xml:space="preserve"> PAGEREF _Toc209335342 \h </w:instrText>
            </w:r>
            <w:r>
              <w:rPr>
                <w:webHidden/>
              </w:rPr>
            </w:r>
            <w:r>
              <w:rPr>
                <w:webHidden/>
              </w:rPr>
              <w:fldChar w:fldCharType="separate"/>
            </w:r>
            <w:r>
              <w:rPr>
                <w:webHidden/>
              </w:rPr>
              <w:t>7</w:t>
            </w:r>
            <w:r>
              <w:rPr>
                <w:webHidden/>
              </w:rPr>
              <w:fldChar w:fldCharType="end"/>
            </w:r>
          </w:hyperlink>
        </w:p>
        <w:p w:rsidR="00512684" w:rsidRDefault="00512684" w14:paraId="18998D23" w14:textId="20FF6A55">
          <w:pPr>
            <w:pStyle w:val="TOC3"/>
            <w:rPr>
              <w:rFonts w:asciiTheme="minorHAnsi" w:hAnsiTheme="minorHAnsi" w:eastAsiaTheme="minorEastAsia" w:cstheme="minorBidi"/>
              <w:noProof/>
              <w:kern w:val="2"/>
              <w:sz w:val="24"/>
              <w:szCs w:val="24"/>
              <w:lang w:val="en-GB"/>
              <w14:ligatures w14:val="standardContextual"/>
            </w:rPr>
          </w:pPr>
          <w:hyperlink w:history="1" w:anchor="_Toc209335343">
            <w:r w:rsidRPr="0025547A">
              <w:rPr>
                <w:rStyle w:val="Hyperlink"/>
                <w:rFonts w:ascii="Roboto" w:hAnsi="Roboto" w:eastAsia="Roboto" w:cs="Roboto"/>
                <w:noProof/>
              </w:rPr>
              <w:t>3.4.1</w:t>
            </w:r>
            <w:r>
              <w:rPr>
                <w:rFonts w:asciiTheme="minorHAnsi" w:hAnsiTheme="minorHAnsi" w:eastAsiaTheme="minorEastAsia" w:cstheme="minorBidi"/>
                <w:noProof/>
                <w:kern w:val="2"/>
                <w:sz w:val="24"/>
                <w:szCs w:val="24"/>
                <w:lang w:val="en-GB"/>
                <w14:ligatures w14:val="standardContextual"/>
              </w:rPr>
              <w:tab/>
            </w:r>
            <w:r w:rsidRPr="0025547A">
              <w:rPr>
                <w:rStyle w:val="Hyperlink"/>
                <w:rFonts w:ascii="Roboto" w:hAnsi="Roboto" w:eastAsia="Roboto" w:cs="Roboto"/>
                <w:noProof/>
              </w:rPr>
              <w:t>Configuration Dependencies</w:t>
            </w:r>
            <w:r>
              <w:rPr>
                <w:noProof/>
                <w:webHidden/>
              </w:rPr>
              <w:tab/>
            </w:r>
            <w:r>
              <w:rPr>
                <w:noProof/>
                <w:webHidden/>
              </w:rPr>
              <w:fldChar w:fldCharType="begin"/>
            </w:r>
            <w:r>
              <w:rPr>
                <w:noProof/>
                <w:webHidden/>
              </w:rPr>
              <w:instrText xml:space="preserve"> PAGEREF _Toc209335343 \h </w:instrText>
            </w:r>
            <w:r>
              <w:rPr>
                <w:noProof/>
                <w:webHidden/>
              </w:rPr>
            </w:r>
            <w:r>
              <w:rPr>
                <w:noProof/>
                <w:webHidden/>
              </w:rPr>
              <w:fldChar w:fldCharType="separate"/>
            </w:r>
            <w:r>
              <w:rPr>
                <w:noProof/>
                <w:webHidden/>
              </w:rPr>
              <w:t>7</w:t>
            </w:r>
            <w:r>
              <w:rPr>
                <w:noProof/>
                <w:webHidden/>
              </w:rPr>
              <w:fldChar w:fldCharType="end"/>
            </w:r>
          </w:hyperlink>
        </w:p>
        <w:p w:rsidR="00512684" w:rsidRDefault="00512684" w14:paraId="55C826B2" w14:textId="499F0069">
          <w:pPr>
            <w:pStyle w:val="TOC3"/>
            <w:rPr>
              <w:rFonts w:asciiTheme="minorHAnsi" w:hAnsiTheme="minorHAnsi" w:eastAsiaTheme="minorEastAsia" w:cstheme="minorBidi"/>
              <w:noProof/>
              <w:kern w:val="2"/>
              <w:sz w:val="24"/>
              <w:szCs w:val="24"/>
              <w:lang w:val="en-GB"/>
              <w14:ligatures w14:val="standardContextual"/>
            </w:rPr>
          </w:pPr>
          <w:hyperlink w:history="1" w:anchor="_Toc209335344">
            <w:r w:rsidRPr="0025547A">
              <w:rPr>
                <w:rStyle w:val="Hyperlink"/>
                <w:rFonts w:ascii="Roboto" w:hAnsi="Roboto" w:eastAsia="Roboto" w:cs="Roboto"/>
                <w:noProof/>
              </w:rPr>
              <w:t>3.4.2</w:t>
            </w:r>
            <w:r>
              <w:rPr>
                <w:rFonts w:asciiTheme="minorHAnsi" w:hAnsiTheme="minorHAnsi" w:eastAsiaTheme="minorEastAsia" w:cstheme="minorBidi"/>
                <w:noProof/>
                <w:kern w:val="2"/>
                <w:sz w:val="24"/>
                <w:szCs w:val="24"/>
                <w:lang w:val="en-GB"/>
                <w14:ligatures w14:val="standardContextual"/>
              </w:rPr>
              <w:tab/>
            </w:r>
            <w:r w:rsidRPr="0025547A">
              <w:rPr>
                <w:rStyle w:val="Hyperlink"/>
                <w:rFonts w:ascii="Roboto" w:hAnsi="Roboto" w:eastAsia="Roboto" w:cs="Roboto"/>
                <w:noProof/>
              </w:rPr>
              <w:t>Development Dependencies</w:t>
            </w:r>
            <w:r>
              <w:rPr>
                <w:noProof/>
                <w:webHidden/>
              </w:rPr>
              <w:tab/>
            </w:r>
            <w:r>
              <w:rPr>
                <w:noProof/>
                <w:webHidden/>
              </w:rPr>
              <w:fldChar w:fldCharType="begin"/>
            </w:r>
            <w:r>
              <w:rPr>
                <w:noProof/>
                <w:webHidden/>
              </w:rPr>
              <w:instrText xml:space="preserve"> PAGEREF _Toc209335344 \h </w:instrText>
            </w:r>
            <w:r>
              <w:rPr>
                <w:noProof/>
                <w:webHidden/>
              </w:rPr>
            </w:r>
            <w:r>
              <w:rPr>
                <w:noProof/>
                <w:webHidden/>
              </w:rPr>
              <w:fldChar w:fldCharType="separate"/>
            </w:r>
            <w:r>
              <w:rPr>
                <w:noProof/>
                <w:webHidden/>
              </w:rPr>
              <w:t>7</w:t>
            </w:r>
            <w:r>
              <w:rPr>
                <w:noProof/>
                <w:webHidden/>
              </w:rPr>
              <w:fldChar w:fldCharType="end"/>
            </w:r>
          </w:hyperlink>
        </w:p>
        <w:p w:rsidR="00512684" w:rsidRDefault="00512684" w14:paraId="7A81503B" w14:textId="65C00834">
          <w:pPr>
            <w:pStyle w:val="TOC1"/>
            <w:rPr>
              <w:rFonts w:asciiTheme="minorHAnsi" w:hAnsiTheme="minorHAnsi" w:eastAsiaTheme="minorEastAsia" w:cstheme="minorBidi"/>
              <w:b w:val="0"/>
              <w:noProof/>
              <w:kern w:val="2"/>
              <w:sz w:val="24"/>
              <w:szCs w:val="24"/>
              <w:lang w:val="en-GB"/>
              <w14:ligatures w14:val="standardContextual"/>
            </w:rPr>
          </w:pPr>
          <w:hyperlink w:history="1" w:anchor="_Toc209335345">
            <w:r w:rsidRPr="0025547A">
              <w:rPr>
                <w:rStyle w:val="Hyperlink"/>
                <w:noProof/>
              </w:rPr>
              <w:t>4</w:t>
            </w:r>
            <w:r>
              <w:rPr>
                <w:rFonts w:asciiTheme="minorHAnsi" w:hAnsiTheme="minorHAnsi" w:eastAsiaTheme="minorEastAsia" w:cstheme="minorBidi"/>
                <w:b w:val="0"/>
                <w:noProof/>
                <w:kern w:val="2"/>
                <w:sz w:val="24"/>
                <w:szCs w:val="24"/>
                <w:lang w:val="en-GB"/>
                <w14:ligatures w14:val="standardContextual"/>
              </w:rPr>
              <w:tab/>
            </w:r>
            <w:r w:rsidRPr="0025547A">
              <w:rPr>
                <w:rStyle w:val="Hyperlink"/>
                <w:noProof/>
              </w:rPr>
              <w:t>Functional Design Considerations</w:t>
            </w:r>
            <w:r>
              <w:rPr>
                <w:noProof/>
                <w:webHidden/>
              </w:rPr>
              <w:tab/>
            </w:r>
            <w:r>
              <w:rPr>
                <w:noProof/>
                <w:webHidden/>
              </w:rPr>
              <w:fldChar w:fldCharType="begin"/>
            </w:r>
            <w:r>
              <w:rPr>
                <w:noProof/>
                <w:webHidden/>
              </w:rPr>
              <w:instrText xml:space="preserve"> PAGEREF _Toc209335345 \h </w:instrText>
            </w:r>
            <w:r>
              <w:rPr>
                <w:noProof/>
                <w:webHidden/>
              </w:rPr>
            </w:r>
            <w:r>
              <w:rPr>
                <w:noProof/>
                <w:webHidden/>
              </w:rPr>
              <w:fldChar w:fldCharType="separate"/>
            </w:r>
            <w:r>
              <w:rPr>
                <w:noProof/>
                <w:webHidden/>
              </w:rPr>
              <w:t>8</w:t>
            </w:r>
            <w:r>
              <w:rPr>
                <w:noProof/>
                <w:webHidden/>
              </w:rPr>
              <w:fldChar w:fldCharType="end"/>
            </w:r>
          </w:hyperlink>
        </w:p>
        <w:p w:rsidR="00512684" w:rsidRDefault="00512684" w14:paraId="4DEFD1E8" w14:textId="273B0ABE">
          <w:pPr>
            <w:pStyle w:val="TOC2"/>
            <w:rPr>
              <w:rFonts w:asciiTheme="minorHAnsi" w:hAnsiTheme="minorHAnsi" w:eastAsiaTheme="minorEastAsia" w:cstheme="minorBidi"/>
              <w:kern w:val="2"/>
              <w:sz w:val="24"/>
              <w:szCs w:val="24"/>
              <w:lang w:val="en-GB"/>
              <w14:ligatures w14:val="standardContextual"/>
            </w:rPr>
          </w:pPr>
          <w:hyperlink w:history="1" w:anchor="_Toc209335346">
            <w:r w:rsidRPr="0025547A">
              <w:rPr>
                <w:rStyle w:val="Hyperlink"/>
              </w:rPr>
              <w:t>4.1</w:t>
            </w:r>
            <w:r>
              <w:rPr>
                <w:rFonts w:asciiTheme="minorHAnsi" w:hAnsiTheme="minorHAnsi" w:eastAsiaTheme="minorEastAsia" w:cstheme="minorBidi"/>
                <w:kern w:val="2"/>
                <w:sz w:val="24"/>
                <w:szCs w:val="24"/>
                <w:lang w:val="en-GB"/>
                <w14:ligatures w14:val="standardContextual"/>
              </w:rPr>
              <w:tab/>
            </w:r>
            <w:r w:rsidRPr="0025547A">
              <w:rPr>
                <w:rStyle w:val="Hyperlink"/>
              </w:rPr>
              <w:t>Interface Details</w:t>
            </w:r>
            <w:r>
              <w:rPr>
                <w:webHidden/>
              </w:rPr>
              <w:tab/>
            </w:r>
            <w:r>
              <w:rPr>
                <w:webHidden/>
              </w:rPr>
              <w:fldChar w:fldCharType="begin"/>
            </w:r>
            <w:r>
              <w:rPr>
                <w:webHidden/>
              </w:rPr>
              <w:instrText xml:space="preserve"> PAGEREF _Toc209335346 \h </w:instrText>
            </w:r>
            <w:r>
              <w:rPr>
                <w:webHidden/>
              </w:rPr>
            </w:r>
            <w:r>
              <w:rPr>
                <w:webHidden/>
              </w:rPr>
              <w:fldChar w:fldCharType="separate"/>
            </w:r>
            <w:r>
              <w:rPr>
                <w:webHidden/>
              </w:rPr>
              <w:t>8</w:t>
            </w:r>
            <w:r>
              <w:rPr>
                <w:webHidden/>
              </w:rPr>
              <w:fldChar w:fldCharType="end"/>
            </w:r>
          </w:hyperlink>
        </w:p>
        <w:p w:rsidR="00512684" w:rsidRDefault="00512684" w14:paraId="04548F78" w14:textId="6F991353">
          <w:pPr>
            <w:pStyle w:val="TOC3"/>
            <w:rPr>
              <w:rFonts w:asciiTheme="minorHAnsi" w:hAnsiTheme="minorHAnsi" w:eastAsiaTheme="minorEastAsia" w:cstheme="minorBidi"/>
              <w:noProof/>
              <w:kern w:val="2"/>
              <w:sz w:val="24"/>
              <w:szCs w:val="24"/>
              <w:lang w:val="en-GB"/>
              <w14:ligatures w14:val="standardContextual"/>
            </w:rPr>
          </w:pPr>
          <w:hyperlink w:history="1" w:anchor="_Toc209335347">
            <w:r w:rsidRPr="0025547A">
              <w:rPr>
                <w:rStyle w:val="Hyperlink"/>
                <w:rFonts w:ascii="Roboto" w:hAnsi="Roboto" w:eastAsia="Roboto" w:cs="Roboto"/>
                <w:noProof/>
              </w:rPr>
              <w:t>4.1.1</w:t>
            </w:r>
            <w:r>
              <w:rPr>
                <w:rFonts w:asciiTheme="minorHAnsi" w:hAnsiTheme="minorHAnsi" w:eastAsiaTheme="minorEastAsia" w:cstheme="minorBidi"/>
                <w:noProof/>
                <w:kern w:val="2"/>
                <w:sz w:val="24"/>
                <w:szCs w:val="24"/>
                <w:lang w:val="en-GB"/>
                <w14:ligatures w14:val="standardContextual"/>
              </w:rPr>
              <w:tab/>
            </w:r>
            <w:r w:rsidRPr="0025547A">
              <w:rPr>
                <w:rStyle w:val="Hyperlink"/>
                <w:rFonts w:ascii="Roboto" w:hAnsi="Roboto" w:eastAsia="Roboto" w:cs="Roboto"/>
                <w:noProof/>
              </w:rPr>
              <w:t>Mapping and Transformation</w:t>
            </w:r>
            <w:r>
              <w:rPr>
                <w:noProof/>
                <w:webHidden/>
              </w:rPr>
              <w:tab/>
            </w:r>
            <w:r>
              <w:rPr>
                <w:noProof/>
                <w:webHidden/>
              </w:rPr>
              <w:fldChar w:fldCharType="begin"/>
            </w:r>
            <w:r>
              <w:rPr>
                <w:noProof/>
                <w:webHidden/>
              </w:rPr>
              <w:instrText xml:space="preserve"> PAGEREF _Toc209335347 \h </w:instrText>
            </w:r>
            <w:r>
              <w:rPr>
                <w:noProof/>
                <w:webHidden/>
              </w:rPr>
            </w:r>
            <w:r>
              <w:rPr>
                <w:noProof/>
                <w:webHidden/>
              </w:rPr>
              <w:fldChar w:fldCharType="separate"/>
            </w:r>
            <w:r>
              <w:rPr>
                <w:noProof/>
                <w:webHidden/>
              </w:rPr>
              <w:t>8</w:t>
            </w:r>
            <w:r>
              <w:rPr>
                <w:noProof/>
                <w:webHidden/>
              </w:rPr>
              <w:fldChar w:fldCharType="end"/>
            </w:r>
          </w:hyperlink>
        </w:p>
        <w:p w:rsidR="00512684" w:rsidRDefault="00512684" w14:paraId="3B10AE6F" w14:textId="070728A4">
          <w:pPr>
            <w:pStyle w:val="TOC3"/>
            <w:rPr>
              <w:rFonts w:asciiTheme="minorHAnsi" w:hAnsiTheme="minorHAnsi" w:eastAsiaTheme="minorEastAsia" w:cstheme="minorBidi"/>
              <w:noProof/>
              <w:kern w:val="2"/>
              <w:sz w:val="24"/>
              <w:szCs w:val="24"/>
              <w:lang w:val="en-GB"/>
              <w14:ligatures w14:val="standardContextual"/>
            </w:rPr>
          </w:pPr>
          <w:hyperlink w:history="1" w:anchor="_Toc209335348">
            <w:r w:rsidRPr="0025547A">
              <w:rPr>
                <w:rStyle w:val="Hyperlink"/>
                <w:rFonts w:ascii="Roboto" w:hAnsi="Roboto" w:eastAsia="Roboto" w:cs="Roboto"/>
                <w:noProof/>
              </w:rPr>
              <w:t>4.1.2</w:t>
            </w:r>
            <w:r>
              <w:rPr>
                <w:rFonts w:asciiTheme="minorHAnsi" w:hAnsiTheme="minorHAnsi" w:eastAsiaTheme="minorEastAsia" w:cstheme="minorBidi"/>
                <w:noProof/>
                <w:kern w:val="2"/>
                <w:sz w:val="24"/>
                <w:szCs w:val="24"/>
                <w:lang w:val="en-GB"/>
                <w14:ligatures w14:val="standardContextual"/>
              </w:rPr>
              <w:tab/>
            </w:r>
            <w:r w:rsidRPr="0025547A">
              <w:rPr>
                <w:rStyle w:val="Hyperlink"/>
                <w:rFonts w:ascii="Roboto" w:hAnsi="Roboto" w:eastAsia="Roboto" w:cs="Roboto"/>
                <w:noProof/>
              </w:rPr>
              <w:t>Proposed Message Type /API</w:t>
            </w:r>
            <w:r>
              <w:rPr>
                <w:noProof/>
                <w:webHidden/>
              </w:rPr>
              <w:tab/>
            </w:r>
            <w:r>
              <w:rPr>
                <w:noProof/>
                <w:webHidden/>
              </w:rPr>
              <w:fldChar w:fldCharType="begin"/>
            </w:r>
            <w:r>
              <w:rPr>
                <w:noProof/>
                <w:webHidden/>
              </w:rPr>
              <w:instrText xml:space="preserve"> PAGEREF _Toc209335348 \h </w:instrText>
            </w:r>
            <w:r>
              <w:rPr>
                <w:noProof/>
                <w:webHidden/>
              </w:rPr>
            </w:r>
            <w:r>
              <w:rPr>
                <w:noProof/>
                <w:webHidden/>
              </w:rPr>
              <w:fldChar w:fldCharType="separate"/>
            </w:r>
            <w:r>
              <w:rPr>
                <w:noProof/>
                <w:webHidden/>
              </w:rPr>
              <w:t>8</w:t>
            </w:r>
            <w:r>
              <w:rPr>
                <w:noProof/>
                <w:webHidden/>
              </w:rPr>
              <w:fldChar w:fldCharType="end"/>
            </w:r>
          </w:hyperlink>
        </w:p>
        <w:p w:rsidR="00512684" w:rsidRDefault="00512684" w14:paraId="0A00A8E0" w14:textId="241C4B57">
          <w:pPr>
            <w:pStyle w:val="TOC3"/>
            <w:rPr>
              <w:rFonts w:asciiTheme="minorHAnsi" w:hAnsiTheme="minorHAnsi" w:eastAsiaTheme="minorEastAsia" w:cstheme="minorBidi"/>
              <w:noProof/>
              <w:kern w:val="2"/>
              <w:sz w:val="24"/>
              <w:szCs w:val="24"/>
              <w:lang w:val="en-GB"/>
              <w14:ligatures w14:val="standardContextual"/>
            </w:rPr>
          </w:pPr>
          <w:hyperlink w:history="1" w:anchor="_Toc209335349">
            <w:r w:rsidRPr="0025547A">
              <w:rPr>
                <w:rStyle w:val="Hyperlink"/>
                <w:rFonts w:ascii="Roboto" w:hAnsi="Roboto" w:eastAsia="Roboto" w:cs="Roboto"/>
                <w:noProof/>
              </w:rPr>
              <w:t>4.1.3</w:t>
            </w:r>
            <w:r>
              <w:rPr>
                <w:rFonts w:asciiTheme="minorHAnsi" w:hAnsiTheme="minorHAnsi" w:eastAsiaTheme="minorEastAsia" w:cstheme="minorBidi"/>
                <w:noProof/>
                <w:kern w:val="2"/>
                <w:sz w:val="24"/>
                <w:szCs w:val="24"/>
                <w:lang w:val="en-GB"/>
                <w14:ligatures w14:val="standardContextual"/>
              </w:rPr>
              <w:tab/>
            </w:r>
            <w:r w:rsidRPr="0025547A">
              <w:rPr>
                <w:rStyle w:val="Hyperlink"/>
                <w:rFonts w:ascii="Roboto" w:hAnsi="Roboto" w:eastAsia="Roboto" w:cs="Roboto"/>
                <w:noProof/>
              </w:rPr>
              <w:t>4.1.3 Routing Rules</w:t>
            </w:r>
            <w:r>
              <w:rPr>
                <w:noProof/>
                <w:webHidden/>
              </w:rPr>
              <w:tab/>
            </w:r>
            <w:r>
              <w:rPr>
                <w:noProof/>
                <w:webHidden/>
              </w:rPr>
              <w:fldChar w:fldCharType="begin"/>
            </w:r>
            <w:r>
              <w:rPr>
                <w:noProof/>
                <w:webHidden/>
              </w:rPr>
              <w:instrText xml:space="preserve"> PAGEREF _Toc209335349 \h </w:instrText>
            </w:r>
            <w:r>
              <w:rPr>
                <w:noProof/>
                <w:webHidden/>
              </w:rPr>
            </w:r>
            <w:r>
              <w:rPr>
                <w:noProof/>
                <w:webHidden/>
              </w:rPr>
              <w:fldChar w:fldCharType="separate"/>
            </w:r>
            <w:r>
              <w:rPr>
                <w:noProof/>
                <w:webHidden/>
              </w:rPr>
              <w:t>8</w:t>
            </w:r>
            <w:r>
              <w:rPr>
                <w:noProof/>
                <w:webHidden/>
              </w:rPr>
              <w:fldChar w:fldCharType="end"/>
            </w:r>
          </w:hyperlink>
        </w:p>
        <w:p w:rsidR="00512684" w:rsidRDefault="00512684" w14:paraId="565B56F7" w14:textId="79975194">
          <w:pPr>
            <w:pStyle w:val="TOC3"/>
            <w:rPr>
              <w:rFonts w:asciiTheme="minorHAnsi" w:hAnsiTheme="minorHAnsi" w:eastAsiaTheme="minorEastAsia" w:cstheme="minorBidi"/>
              <w:noProof/>
              <w:kern w:val="2"/>
              <w:sz w:val="24"/>
              <w:szCs w:val="24"/>
              <w:lang w:val="en-GB"/>
              <w14:ligatures w14:val="standardContextual"/>
            </w:rPr>
          </w:pPr>
          <w:hyperlink w:history="1" w:anchor="_Toc209335350">
            <w:r w:rsidRPr="0025547A">
              <w:rPr>
                <w:rStyle w:val="Hyperlink"/>
                <w:rFonts w:ascii="Roboto" w:hAnsi="Roboto" w:eastAsia="Roboto" w:cs="Roboto"/>
                <w:noProof/>
              </w:rPr>
              <w:t>4.1.4</w:t>
            </w:r>
            <w:r>
              <w:rPr>
                <w:rFonts w:asciiTheme="minorHAnsi" w:hAnsiTheme="minorHAnsi" w:eastAsiaTheme="minorEastAsia" w:cstheme="minorBidi"/>
                <w:noProof/>
                <w:kern w:val="2"/>
                <w:sz w:val="24"/>
                <w:szCs w:val="24"/>
                <w:lang w:val="en-GB"/>
                <w14:ligatures w14:val="standardContextual"/>
              </w:rPr>
              <w:tab/>
            </w:r>
            <w:r w:rsidRPr="0025547A">
              <w:rPr>
                <w:rStyle w:val="Hyperlink"/>
                <w:rFonts w:ascii="Roboto" w:hAnsi="Roboto" w:eastAsia="Roboto" w:cs="Roboto"/>
                <w:noProof/>
              </w:rPr>
              <w:t>Reprocessing</w:t>
            </w:r>
            <w:r>
              <w:rPr>
                <w:noProof/>
                <w:webHidden/>
              </w:rPr>
              <w:tab/>
            </w:r>
            <w:r>
              <w:rPr>
                <w:noProof/>
                <w:webHidden/>
              </w:rPr>
              <w:fldChar w:fldCharType="begin"/>
            </w:r>
            <w:r>
              <w:rPr>
                <w:noProof/>
                <w:webHidden/>
              </w:rPr>
              <w:instrText xml:space="preserve"> PAGEREF _Toc209335350 \h </w:instrText>
            </w:r>
            <w:r>
              <w:rPr>
                <w:noProof/>
                <w:webHidden/>
              </w:rPr>
            </w:r>
            <w:r>
              <w:rPr>
                <w:noProof/>
                <w:webHidden/>
              </w:rPr>
              <w:fldChar w:fldCharType="separate"/>
            </w:r>
            <w:r>
              <w:rPr>
                <w:noProof/>
                <w:webHidden/>
              </w:rPr>
              <w:t>8</w:t>
            </w:r>
            <w:r>
              <w:rPr>
                <w:noProof/>
                <w:webHidden/>
              </w:rPr>
              <w:fldChar w:fldCharType="end"/>
            </w:r>
          </w:hyperlink>
        </w:p>
        <w:p w:rsidR="00512684" w:rsidRDefault="00512684" w14:paraId="09242769" w14:textId="4ED55BBC">
          <w:pPr>
            <w:pStyle w:val="TOC1"/>
            <w:rPr>
              <w:rFonts w:asciiTheme="minorHAnsi" w:hAnsiTheme="minorHAnsi" w:eastAsiaTheme="minorEastAsia" w:cstheme="minorBidi"/>
              <w:b w:val="0"/>
              <w:noProof/>
              <w:kern w:val="2"/>
              <w:sz w:val="24"/>
              <w:szCs w:val="24"/>
              <w:lang w:val="en-GB"/>
              <w14:ligatures w14:val="standardContextual"/>
            </w:rPr>
          </w:pPr>
          <w:hyperlink w:history="1" w:anchor="_Toc209335351">
            <w:r w:rsidRPr="0025547A">
              <w:rPr>
                <w:rStyle w:val="Hyperlink"/>
                <w:noProof/>
              </w:rPr>
              <w:t>5</w:t>
            </w:r>
            <w:r>
              <w:rPr>
                <w:rFonts w:asciiTheme="minorHAnsi" w:hAnsiTheme="minorHAnsi" w:eastAsiaTheme="minorEastAsia" w:cstheme="minorBidi"/>
                <w:b w:val="0"/>
                <w:noProof/>
                <w:kern w:val="2"/>
                <w:sz w:val="24"/>
                <w:szCs w:val="24"/>
                <w:lang w:val="en-GB"/>
                <w14:ligatures w14:val="standardContextual"/>
              </w:rPr>
              <w:tab/>
            </w:r>
            <w:r w:rsidRPr="0025547A">
              <w:rPr>
                <w:rStyle w:val="Hyperlink"/>
                <w:noProof/>
              </w:rPr>
              <w:t>Security and Controls</w:t>
            </w:r>
            <w:r>
              <w:rPr>
                <w:noProof/>
                <w:webHidden/>
              </w:rPr>
              <w:tab/>
            </w:r>
            <w:r>
              <w:rPr>
                <w:noProof/>
                <w:webHidden/>
              </w:rPr>
              <w:fldChar w:fldCharType="begin"/>
            </w:r>
            <w:r>
              <w:rPr>
                <w:noProof/>
                <w:webHidden/>
              </w:rPr>
              <w:instrText xml:space="preserve"> PAGEREF _Toc209335351 \h </w:instrText>
            </w:r>
            <w:r>
              <w:rPr>
                <w:noProof/>
                <w:webHidden/>
              </w:rPr>
            </w:r>
            <w:r>
              <w:rPr>
                <w:noProof/>
                <w:webHidden/>
              </w:rPr>
              <w:fldChar w:fldCharType="separate"/>
            </w:r>
            <w:r>
              <w:rPr>
                <w:noProof/>
                <w:webHidden/>
              </w:rPr>
              <w:t>9</w:t>
            </w:r>
            <w:r>
              <w:rPr>
                <w:noProof/>
                <w:webHidden/>
              </w:rPr>
              <w:fldChar w:fldCharType="end"/>
            </w:r>
          </w:hyperlink>
        </w:p>
        <w:p w:rsidR="00512684" w:rsidRDefault="00512684" w14:paraId="4B08AD47" w14:textId="5F5148B8">
          <w:pPr>
            <w:pStyle w:val="TOC2"/>
            <w:rPr>
              <w:rFonts w:asciiTheme="minorHAnsi" w:hAnsiTheme="minorHAnsi" w:eastAsiaTheme="minorEastAsia" w:cstheme="minorBidi"/>
              <w:kern w:val="2"/>
              <w:sz w:val="24"/>
              <w:szCs w:val="24"/>
              <w:lang w:val="en-GB"/>
              <w14:ligatures w14:val="standardContextual"/>
            </w:rPr>
          </w:pPr>
          <w:hyperlink w:history="1" w:anchor="_Toc209335352">
            <w:r w:rsidRPr="0025547A">
              <w:rPr>
                <w:rStyle w:val="Hyperlink"/>
              </w:rPr>
              <w:t>5.1</w:t>
            </w:r>
            <w:r>
              <w:rPr>
                <w:rFonts w:asciiTheme="minorHAnsi" w:hAnsiTheme="minorHAnsi" w:eastAsiaTheme="minorEastAsia" w:cstheme="minorBidi"/>
                <w:kern w:val="2"/>
                <w:sz w:val="24"/>
                <w:szCs w:val="24"/>
                <w:lang w:val="en-GB"/>
                <w14:ligatures w14:val="standardContextual"/>
              </w:rPr>
              <w:tab/>
            </w:r>
            <w:r w:rsidRPr="0025547A">
              <w:rPr>
                <w:rStyle w:val="Hyperlink"/>
              </w:rPr>
              <w:t>Security Requirements</w:t>
            </w:r>
            <w:r>
              <w:rPr>
                <w:webHidden/>
              </w:rPr>
              <w:tab/>
            </w:r>
            <w:r>
              <w:rPr>
                <w:webHidden/>
              </w:rPr>
              <w:fldChar w:fldCharType="begin"/>
            </w:r>
            <w:r>
              <w:rPr>
                <w:webHidden/>
              </w:rPr>
              <w:instrText xml:space="preserve"> PAGEREF _Toc209335352 \h </w:instrText>
            </w:r>
            <w:r>
              <w:rPr>
                <w:webHidden/>
              </w:rPr>
            </w:r>
            <w:r>
              <w:rPr>
                <w:webHidden/>
              </w:rPr>
              <w:fldChar w:fldCharType="separate"/>
            </w:r>
            <w:r>
              <w:rPr>
                <w:webHidden/>
              </w:rPr>
              <w:t>9</w:t>
            </w:r>
            <w:r>
              <w:rPr>
                <w:webHidden/>
              </w:rPr>
              <w:fldChar w:fldCharType="end"/>
            </w:r>
          </w:hyperlink>
        </w:p>
        <w:p w:rsidR="00512684" w:rsidRDefault="00512684" w14:paraId="26EC573C" w14:textId="0E63FADF">
          <w:pPr>
            <w:pStyle w:val="TOC2"/>
            <w:rPr>
              <w:rFonts w:asciiTheme="minorHAnsi" w:hAnsiTheme="minorHAnsi" w:eastAsiaTheme="minorEastAsia" w:cstheme="minorBidi"/>
              <w:kern w:val="2"/>
              <w:sz w:val="24"/>
              <w:szCs w:val="24"/>
              <w:lang w:val="en-GB"/>
              <w14:ligatures w14:val="standardContextual"/>
            </w:rPr>
          </w:pPr>
          <w:hyperlink w:history="1" w:anchor="_Toc209335353">
            <w:r w:rsidRPr="0025547A">
              <w:rPr>
                <w:rStyle w:val="Hyperlink"/>
              </w:rPr>
              <w:t>5.2</w:t>
            </w:r>
            <w:r>
              <w:rPr>
                <w:rFonts w:asciiTheme="minorHAnsi" w:hAnsiTheme="minorHAnsi" w:eastAsiaTheme="minorEastAsia" w:cstheme="minorBidi"/>
                <w:kern w:val="2"/>
                <w:sz w:val="24"/>
                <w:szCs w:val="24"/>
                <w:lang w:val="en-GB"/>
                <w14:ligatures w14:val="standardContextual"/>
              </w:rPr>
              <w:tab/>
            </w:r>
            <w:r w:rsidRPr="0025547A">
              <w:rPr>
                <w:rStyle w:val="Hyperlink"/>
              </w:rPr>
              <w:t>Monitoring and alert control</w:t>
            </w:r>
            <w:r>
              <w:rPr>
                <w:webHidden/>
              </w:rPr>
              <w:tab/>
            </w:r>
            <w:r>
              <w:rPr>
                <w:webHidden/>
              </w:rPr>
              <w:fldChar w:fldCharType="begin"/>
            </w:r>
            <w:r>
              <w:rPr>
                <w:webHidden/>
              </w:rPr>
              <w:instrText xml:space="preserve"> PAGEREF _Toc209335353 \h </w:instrText>
            </w:r>
            <w:r>
              <w:rPr>
                <w:webHidden/>
              </w:rPr>
            </w:r>
            <w:r>
              <w:rPr>
                <w:webHidden/>
              </w:rPr>
              <w:fldChar w:fldCharType="separate"/>
            </w:r>
            <w:r>
              <w:rPr>
                <w:webHidden/>
              </w:rPr>
              <w:t>11</w:t>
            </w:r>
            <w:r>
              <w:rPr>
                <w:webHidden/>
              </w:rPr>
              <w:fldChar w:fldCharType="end"/>
            </w:r>
          </w:hyperlink>
        </w:p>
        <w:p w:rsidR="00512684" w:rsidRDefault="00512684" w14:paraId="53DB557D" w14:textId="782BBD23">
          <w:pPr>
            <w:pStyle w:val="TOC2"/>
            <w:rPr>
              <w:rFonts w:asciiTheme="minorHAnsi" w:hAnsiTheme="minorHAnsi" w:eastAsiaTheme="minorEastAsia" w:cstheme="minorBidi"/>
              <w:kern w:val="2"/>
              <w:sz w:val="24"/>
              <w:szCs w:val="24"/>
              <w:lang w:val="en-GB"/>
              <w14:ligatures w14:val="standardContextual"/>
            </w:rPr>
          </w:pPr>
          <w:hyperlink w:history="1" w:anchor="_Toc209335354">
            <w:r w:rsidRPr="0025547A">
              <w:rPr>
                <w:rStyle w:val="Hyperlink"/>
              </w:rPr>
              <w:t>5.3</w:t>
            </w:r>
            <w:r>
              <w:rPr>
                <w:rFonts w:asciiTheme="minorHAnsi" w:hAnsiTheme="minorHAnsi" w:eastAsiaTheme="minorEastAsia" w:cstheme="minorBidi"/>
                <w:kern w:val="2"/>
                <w:sz w:val="24"/>
                <w:szCs w:val="24"/>
                <w:lang w:val="en-GB"/>
                <w14:ligatures w14:val="standardContextual"/>
              </w:rPr>
              <w:tab/>
            </w:r>
            <w:r w:rsidRPr="0025547A">
              <w:rPr>
                <w:rStyle w:val="Hyperlink"/>
              </w:rPr>
              <w:t>Data Encryption / Decryption Requirements</w:t>
            </w:r>
            <w:r>
              <w:rPr>
                <w:webHidden/>
              </w:rPr>
              <w:tab/>
            </w:r>
            <w:r>
              <w:rPr>
                <w:webHidden/>
              </w:rPr>
              <w:fldChar w:fldCharType="begin"/>
            </w:r>
            <w:r>
              <w:rPr>
                <w:webHidden/>
              </w:rPr>
              <w:instrText xml:space="preserve"> PAGEREF _Toc209335354 \h </w:instrText>
            </w:r>
            <w:r>
              <w:rPr>
                <w:webHidden/>
              </w:rPr>
            </w:r>
            <w:r>
              <w:rPr>
                <w:webHidden/>
              </w:rPr>
              <w:fldChar w:fldCharType="separate"/>
            </w:r>
            <w:r>
              <w:rPr>
                <w:webHidden/>
              </w:rPr>
              <w:t>11</w:t>
            </w:r>
            <w:r>
              <w:rPr>
                <w:webHidden/>
              </w:rPr>
              <w:fldChar w:fldCharType="end"/>
            </w:r>
          </w:hyperlink>
        </w:p>
        <w:p w:rsidR="00512684" w:rsidRDefault="00512684" w14:paraId="206B7B32" w14:textId="4AC2F820">
          <w:pPr>
            <w:pStyle w:val="TOC1"/>
            <w:rPr>
              <w:rFonts w:asciiTheme="minorHAnsi" w:hAnsiTheme="minorHAnsi" w:eastAsiaTheme="minorEastAsia" w:cstheme="minorBidi"/>
              <w:b w:val="0"/>
              <w:noProof/>
              <w:kern w:val="2"/>
              <w:sz w:val="24"/>
              <w:szCs w:val="24"/>
              <w:lang w:val="en-GB"/>
              <w14:ligatures w14:val="standardContextual"/>
            </w:rPr>
          </w:pPr>
          <w:hyperlink w:history="1" w:anchor="_Toc209335355">
            <w:r w:rsidRPr="0025547A">
              <w:rPr>
                <w:rStyle w:val="Hyperlink"/>
                <w:noProof/>
              </w:rPr>
              <w:t>6</w:t>
            </w:r>
            <w:r>
              <w:rPr>
                <w:rFonts w:asciiTheme="minorHAnsi" w:hAnsiTheme="minorHAnsi" w:eastAsiaTheme="minorEastAsia" w:cstheme="minorBidi"/>
                <w:b w:val="0"/>
                <w:noProof/>
                <w:kern w:val="2"/>
                <w:sz w:val="24"/>
                <w:szCs w:val="24"/>
                <w:lang w:val="en-GB"/>
                <w14:ligatures w14:val="standardContextual"/>
              </w:rPr>
              <w:tab/>
            </w:r>
            <w:r w:rsidRPr="0025547A">
              <w:rPr>
                <w:rStyle w:val="Hyperlink"/>
                <w:noProof/>
              </w:rPr>
              <w:t>Functional Unit Test Scenarios</w:t>
            </w:r>
            <w:r>
              <w:rPr>
                <w:noProof/>
                <w:webHidden/>
              </w:rPr>
              <w:tab/>
            </w:r>
            <w:r>
              <w:rPr>
                <w:noProof/>
                <w:webHidden/>
              </w:rPr>
              <w:fldChar w:fldCharType="begin"/>
            </w:r>
            <w:r>
              <w:rPr>
                <w:noProof/>
                <w:webHidden/>
              </w:rPr>
              <w:instrText xml:space="preserve"> PAGEREF _Toc209335355 \h </w:instrText>
            </w:r>
            <w:r>
              <w:rPr>
                <w:noProof/>
                <w:webHidden/>
              </w:rPr>
            </w:r>
            <w:r>
              <w:rPr>
                <w:noProof/>
                <w:webHidden/>
              </w:rPr>
              <w:fldChar w:fldCharType="separate"/>
            </w:r>
            <w:r>
              <w:rPr>
                <w:noProof/>
                <w:webHidden/>
              </w:rPr>
              <w:t>12</w:t>
            </w:r>
            <w:r>
              <w:rPr>
                <w:noProof/>
                <w:webHidden/>
              </w:rPr>
              <w:fldChar w:fldCharType="end"/>
            </w:r>
          </w:hyperlink>
        </w:p>
        <w:p w:rsidR="00512684" w:rsidRDefault="00512684" w14:paraId="5661FE63" w14:textId="3AF5F29E">
          <w:pPr>
            <w:pStyle w:val="TOC1"/>
            <w:rPr>
              <w:rFonts w:asciiTheme="minorHAnsi" w:hAnsiTheme="minorHAnsi" w:eastAsiaTheme="minorEastAsia" w:cstheme="minorBidi"/>
              <w:b w:val="0"/>
              <w:noProof/>
              <w:kern w:val="2"/>
              <w:sz w:val="24"/>
              <w:szCs w:val="24"/>
              <w:lang w:val="en-GB"/>
              <w14:ligatures w14:val="standardContextual"/>
            </w:rPr>
          </w:pPr>
          <w:hyperlink w:history="1" w:anchor="_Toc209335356">
            <w:r w:rsidRPr="0025547A">
              <w:rPr>
                <w:rStyle w:val="Hyperlink"/>
                <w:noProof/>
              </w:rPr>
              <w:t>7</w:t>
            </w:r>
            <w:r>
              <w:rPr>
                <w:rFonts w:asciiTheme="minorHAnsi" w:hAnsiTheme="minorHAnsi" w:eastAsiaTheme="minorEastAsia" w:cstheme="minorBidi"/>
                <w:b w:val="0"/>
                <w:noProof/>
                <w:kern w:val="2"/>
                <w:sz w:val="24"/>
                <w:szCs w:val="24"/>
                <w:lang w:val="en-GB"/>
                <w14:ligatures w14:val="standardContextual"/>
              </w:rPr>
              <w:tab/>
            </w:r>
            <w:r w:rsidRPr="0025547A">
              <w:rPr>
                <w:rStyle w:val="Hyperlink"/>
                <w:noProof/>
              </w:rPr>
              <w:t>Attachments and Documentation</w:t>
            </w:r>
            <w:r>
              <w:rPr>
                <w:noProof/>
                <w:webHidden/>
              </w:rPr>
              <w:tab/>
            </w:r>
            <w:r>
              <w:rPr>
                <w:noProof/>
                <w:webHidden/>
              </w:rPr>
              <w:fldChar w:fldCharType="begin"/>
            </w:r>
            <w:r>
              <w:rPr>
                <w:noProof/>
                <w:webHidden/>
              </w:rPr>
              <w:instrText xml:space="preserve"> PAGEREF _Toc209335356 \h </w:instrText>
            </w:r>
            <w:r>
              <w:rPr>
                <w:noProof/>
                <w:webHidden/>
              </w:rPr>
            </w:r>
            <w:r>
              <w:rPr>
                <w:noProof/>
                <w:webHidden/>
              </w:rPr>
              <w:fldChar w:fldCharType="separate"/>
            </w:r>
            <w:r>
              <w:rPr>
                <w:noProof/>
                <w:webHidden/>
              </w:rPr>
              <w:t>13</w:t>
            </w:r>
            <w:r>
              <w:rPr>
                <w:noProof/>
                <w:webHidden/>
              </w:rPr>
              <w:fldChar w:fldCharType="end"/>
            </w:r>
          </w:hyperlink>
        </w:p>
        <w:p w:rsidR="000E499A" w:rsidRDefault="005013D4" w14:paraId="7F0B5389" w14:textId="0868F1E9">
          <w:pPr>
            <w:pBdr>
              <w:top w:val="nil"/>
              <w:left w:val="nil"/>
              <w:bottom w:val="nil"/>
              <w:right w:val="nil"/>
              <w:between w:val="nil"/>
            </w:pBdr>
            <w:tabs>
              <w:tab w:val="left" w:pos="360"/>
              <w:tab w:val="right" w:pos="9360"/>
              <w:tab w:val="right" w:pos="10080"/>
            </w:tabs>
            <w:spacing w:before="120"/>
            <w:rPr>
              <w:rFonts w:ascii="Calibri" w:hAnsi="Calibri" w:eastAsia="Calibri" w:cs="Calibri"/>
              <w:color w:val="000000"/>
              <w:sz w:val="22"/>
              <w:szCs w:val="22"/>
            </w:rPr>
          </w:pPr>
          <w:r>
            <w:fldChar w:fldCharType="end"/>
          </w:r>
        </w:p>
      </w:sdtContent>
    </w:sdt>
    <w:p w:rsidR="000E499A" w:rsidRDefault="6228B911" w14:paraId="33C306E3" w14:textId="76F88CBA">
      <w:pPr>
        <w:pStyle w:val="Heading1"/>
        <w:keepNext/>
        <w:keepLines/>
        <w:numPr>
          <w:ilvl w:val="0"/>
          <w:numId w:val="6"/>
        </w:numPr>
        <w:rPr>
          <w:bCs/>
          <w:color w:val="000000" w:themeColor="text1"/>
          <w:sz w:val="20"/>
          <w:szCs w:val="20"/>
        </w:rPr>
      </w:pPr>
      <w:r w:rsidRPr="1BEDE2CE">
        <w:t>Document Control Information</w:t>
      </w:r>
    </w:p>
    <w:p w:rsidR="000E499A" w:rsidP="517E98C2" w:rsidRDefault="000E499A" w14:paraId="4D19789E" w14:textId="3ED48E41">
      <w:pPr>
        <w:spacing w:before="120"/>
        <w:rPr>
          <w:rFonts w:ascii="Roboto" w:hAnsi="Roboto" w:eastAsia="Roboto" w:cs="Roboto"/>
          <w:color w:val="000000" w:themeColor="text1"/>
        </w:rPr>
      </w:pPr>
    </w:p>
    <w:p w:rsidR="000E499A" w:rsidP="517E98C2" w:rsidRDefault="1111E453" w14:paraId="1C8CAD16" w14:textId="16AFD577">
      <w:pPr>
        <w:pStyle w:val="Heading2"/>
        <w:keepLines/>
        <w:spacing w:before="40" w:after="0"/>
        <w:rPr>
          <w:b w:val="0"/>
          <w:color w:val="000000" w:themeColor="text1"/>
        </w:rPr>
      </w:pPr>
      <w:r w:rsidRPr="517E98C2">
        <w:rPr>
          <w:b w:val="0"/>
          <w:color w:val="000000" w:themeColor="text1"/>
        </w:rPr>
        <w:t>Document Edit History</w:t>
      </w:r>
    </w:p>
    <w:p w:rsidR="000E499A" w:rsidP="517E98C2" w:rsidRDefault="000E499A" w14:paraId="386FDDFA" w14:textId="6E2F1B4B">
      <w:pPr>
        <w:spacing w:before="120"/>
        <w:rPr>
          <w:rFonts w:ascii="Calibri" w:hAnsi="Calibri" w:eastAsia="Calibri" w:cs="Calibri"/>
          <w:color w:val="000000" w:themeColor="text1"/>
          <w:sz w:val="24"/>
          <w:szCs w:val="24"/>
        </w:rPr>
      </w:pPr>
    </w:p>
    <w:tbl>
      <w:tblPr>
        <w:tblStyle w:val="TableGrid"/>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1119"/>
        <w:gridCol w:w="1144"/>
        <w:gridCol w:w="1109"/>
        <w:gridCol w:w="1135"/>
        <w:gridCol w:w="1221"/>
        <w:gridCol w:w="1156"/>
        <w:gridCol w:w="1136"/>
        <w:gridCol w:w="1324"/>
      </w:tblGrid>
      <w:tr w:rsidR="517E98C2" w:rsidTr="517E98C2" w14:paraId="28E772EB" w14:textId="77777777">
        <w:trPr>
          <w:trHeight w:val="315"/>
        </w:trPr>
        <w:tc>
          <w:tcPr>
            <w:tcW w:w="117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002060"/>
            <w:tcMar>
              <w:left w:w="105" w:type="dxa"/>
              <w:right w:w="105" w:type="dxa"/>
            </w:tcMar>
            <w:vAlign w:val="center"/>
          </w:tcPr>
          <w:p w:rsidR="517E98C2" w:rsidP="517E98C2" w:rsidRDefault="517E98C2" w14:paraId="5C75A092" w14:textId="1265531A">
            <w:pPr>
              <w:pBdr>
                <w:top w:val="nil"/>
                <w:left w:val="nil"/>
                <w:bottom w:val="nil"/>
                <w:right w:val="nil"/>
                <w:between w:val="nil"/>
              </w:pBdr>
              <w:spacing w:before="60" w:after="60"/>
              <w:rPr>
                <w:rFonts w:ascii="Roboto" w:hAnsi="Roboto" w:eastAsia="Roboto" w:cs="Roboto"/>
                <w:color w:val="FFFFFF" w:themeColor="background1"/>
                <w:sz w:val="16"/>
                <w:szCs w:val="16"/>
              </w:rPr>
            </w:pPr>
            <w:r w:rsidRPr="517E98C2">
              <w:rPr>
                <w:rFonts w:ascii="Roboto" w:hAnsi="Roboto" w:eastAsia="Roboto" w:cs="Roboto"/>
                <w:color w:val="FFFFFF" w:themeColor="background1"/>
                <w:sz w:val="16"/>
                <w:szCs w:val="16"/>
              </w:rPr>
              <w:t>Version</w:t>
            </w:r>
          </w:p>
        </w:tc>
        <w:tc>
          <w:tcPr>
            <w:tcW w:w="117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002060"/>
            <w:tcMar>
              <w:left w:w="105" w:type="dxa"/>
              <w:right w:w="105" w:type="dxa"/>
            </w:tcMar>
            <w:vAlign w:val="center"/>
          </w:tcPr>
          <w:p w:rsidR="517E98C2" w:rsidP="517E98C2" w:rsidRDefault="517E98C2" w14:paraId="160ACD85" w14:textId="6539472B">
            <w:pPr>
              <w:pBdr>
                <w:top w:val="nil"/>
                <w:left w:val="nil"/>
                <w:bottom w:val="nil"/>
                <w:right w:val="nil"/>
                <w:between w:val="nil"/>
              </w:pBdr>
              <w:spacing w:before="60" w:after="60"/>
              <w:rPr>
                <w:rFonts w:ascii="Roboto" w:hAnsi="Roboto" w:eastAsia="Roboto" w:cs="Roboto"/>
                <w:color w:val="FFFFFF" w:themeColor="background1"/>
                <w:sz w:val="16"/>
                <w:szCs w:val="16"/>
              </w:rPr>
            </w:pPr>
            <w:r w:rsidRPr="517E98C2">
              <w:rPr>
                <w:rFonts w:ascii="Roboto" w:hAnsi="Roboto" w:eastAsia="Roboto" w:cs="Roboto"/>
                <w:color w:val="FFFFFF" w:themeColor="background1"/>
                <w:sz w:val="16"/>
                <w:szCs w:val="16"/>
              </w:rPr>
              <w:t>Date</w:t>
            </w:r>
          </w:p>
        </w:tc>
        <w:tc>
          <w:tcPr>
            <w:tcW w:w="117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002060"/>
            <w:tcMar>
              <w:left w:w="105" w:type="dxa"/>
              <w:right w:w="105" w:type="dxa"/>
            </w:tcMar>
            <w:vAlign w:val="center"/>
          </w:tcPr>
          <w:p w:rsidR="517E98C2" w:rsidP="517E98C2" w:rsidRDefault="517E98C2" w14:paraId="14F27BCF" w14:textId="6E597DCB">
            <w:pPr>
              <w:pBdr>
                <w:top w:val="nil"/>
                <w:left w:val="nil"/>
                <w:bottom w:val="nil"/>
                <w:right w:val="nil"/>
                <w:between w:val="nil"/>
              </w:pBdr>
              <w:spacing w:before="60" w:after="60"/>
              <w:rPr>
                <w:rFonts w:ascii="Roboto" w:hAnsi="Roboto" w:eastAsia="Roboto" w:cs="Roboto"/>
                <w:color w:val="FFFFFF" w:themeColor="background1"/>
                <w:sz w:val="16"/>
                <w:szCs w:val="16"/>
              </w:rPr>
            </w:pPr>
            <w:r w:rsidRPr="517E98C2">
              <w:rPr>
                <w:rFonts w:ascii="Roboto" w:hAnsi="Roboto" w:eastAsia="Roboto" w:cs="Roboto"/>
                <w:color w:val="FFFFFF" w:themeColor="background1"/>
                <w:sz w:val="16"/>
                <w:szCs w:val="16"/>
              </w:rPr>
              <w:t>Status</w:t>
            </w:r>
          </w:p>
        </w:tc>
        <w:tc>
          <w:tcPr>
            <w:tcW w:w="117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002060"/>
            <w:tcMar>
              <w:left w:w="105" w:type="dxa"/>
              <w:right w:w="105" w:type="dxa"/>
            </w:tcMar>
            <w:vAlign w:val="center"/>
          </w:tcPr>
          <w:p w:rsidR="517E98C2" w:rsidP="517E98C2" w:rsidRDefault="517E98C2" w14:paraId="24597E56" w14:textId="4A1940D9">
            <w:pPr>
              <w:pBdr>
                <w:top w:val="nil"/>
                <w:left w:val="nil"/>
                <w:bottom w:val="nil"/>
                <w:right w:val="nil"/>
                <w:between w:val="nil"/>
              </w:pBdr>
              <w:spacing w:before="60" w:after="60"/>
              <w:rPr>
                <w:rFonts w:ascii="Roboto" w:hAnsi="Roboto" w:eastAsia="Roboto" w:cs="Roboto"/>
                <w:color w:val="FFFFFF" w:themeColor="background1"/>
                <w:sz w:val="16"/>
                <w:szCs w:val="16"/>
                <w:lang w:val="en-US"/>
              </w:rPr>
            </w:pPr>
            <w:r w:rsidRPr="517E98C2">
              <w:rPr>
                <w:rFonts w:ascii="Roboto" w:hAnsi="Roboto" w:eastAsia="Roboto" w:cs="Roboto"/>
                <w:color w:val="FFFFFF" w:themeColor="background1"/>
                <w:sz w:val="16"/>
                <w:szCs w:val="16"/>
              </w:rPr>
              <w:t>Author(s)</w:t>
            </w:r>
          </w:p>
        </w:tc>
        <w:tc>
          <w:tcPr>
            <w:tcW w:w="117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002060"/>
            <w:tcMar>
              <w:left w:w="105" w:type="dxa"/>
              <w:right w:w="105" w:type="dxa"/>
            </w:tcMar>
            <w:vAlign w:val="center"/>
          </w:tcPr>
          <w:p w:rsidR="517E98C2" w:rsidP="517E98C2" w:rsidRDefault="517E98C2" w14:paraId="4F92A047" w14:textId="243DB1A1">
            <w:pPr>
              <w:rPr>
                <w:rFonts w:ascii="Roboto" w:hAnsi="Roboto" w:eastAsia="Roboto" w:cs="Roboto"/>
                <w:color w:val="FFFFFF" w:themeColor="background1"/>
                <w:sz w:val="16"/>
                <w:szCs w:val="16"/>
              </w:rPr>
            </w:pPr>
            <w:r w:rsidRPr="517E98C2">
              <w:rPr>
                <w:rFonts w:ascii="Roboto" w:hAnsi="Roboto" w:eastAsia="Roboto" w:cs="Roboto"/>
                <w:color w:val="FFFFFF" w:themeColor="background1"/>
                <w:sz w:val="16"/>
                <w:szCs w:val="16"/>
              </w:rPr>
              <w:t>Author(s), Reviewed by (roles/names)</w:t>
            </w:r>
          </w:p>
        </w:tc>
        <w:tc>
          <w:tcPr>
            <w:tcW w:w="117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002060"/>
            <w:tcMar>
              <w:left w:w="105" w:type="dxa"/>
              <w:right w:w="105" w:type="dxa"/>
            </w:tcMar>
            <w:vAlign w:val="center"/>
          </w:tcPr>
          <w:p w:rsidR="517E98C2" w:rsidP="517E98C2" w:rsidRDefault="517E98C2" w14:paraId="440F452B" w14:textId="13DAAF3D">
            <w:pPr>
              <w:rPr>
                <w:rFonts w:ascii="Roboto" w:hAnsi="Roboto" w:eastAsia="Roboto" w:cs="Roboto"/>
                <w:color w:val="FFFFFF" w:themeColor="background1"/>
                <w:sz w:val="16"/>
                <w:szCs w:val="16"/>
              </w:rPr>
            </w:pPr>
            <w:r w:rsidRPr="517E98C2">
              <w:rPr>
                <w:rFonts w:ascii="Roboto" w:hAnsi="Roboto" w:eastAsia="Roboto" w:cs="Roboto"/>
                <w:color w:val="FFFFFF" w:themeColor="background1"/>
                <w:sz w:val="16"/>
                <w:szCs w:val="16"/>
              </w:rPr>
              <w:t>Approved by (role/name)</w:t>
            </w:r>
          </w:p>
        </w:tc>
        <w:tc>
          <w:tcPr>
            <w:tcW w:w="117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002060"/>
            <w:tcMar>
              <w:left w:w="105" w:type="dxa"/>
              <w:right w:w="105" w:type="dxa"/>
            </w:tcMar>
            <w:vAlign w:val="center"/>
          </w:tcPr>
          <w:p w:rsidR="517E98C2" w:rsidP="517E98C2" w:rsidRDefault="517E98C2" w14:paraId="53B71DE2" w14:textId="3849AB10">
            <w:pPr>
              <w:rPr>
                <w:rFonts w:ascii="Roboto" w:hAnsi="Roboto" w:eastAsia="Roboto" w:cs="Roboto"/>
                <w:color w:val="FFFFFF" w:themeColor="background1"/>
                <w:sz w:val="16"/>
                <w:szCs w:val="16"/>
              </w:rPr>
            </w:pPr>
            <w:r w:rsidRPr="517E98C2">
              <w:rPr>
                <w:rFonts w:ascii="Roboto" w:hAnsi="Roboto" w:eastAsia="Roboto" w:cs="Roboto"/>
                <w:color w:val="FFFFFF" w:themeColor="background1"/>
                <w:sz w:val="16"/>
                <w:szCs w:val="16"/>
              </w:rPr>
              <w:t>Change Summary</w:t>
            </w:r>
          </w:p>
        </w:tc>
        <w:tc>
          <w:tcPr>
            <w:tcW w:w="1170" w:type="dxa"/>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shd w:val="clear" w:color="auto" w:fill="002060"/>
            <w:tcMar>
              <w:left w:w="105" w:type="dxa"/>
              <w:right w:w="105" w:type="dxa"/>
            </w:tcMar>
            <w:vAlign w:val="center"/>
          </w:tcPr>
          <w:p w:rsidR="517E98C2" w:rsidP="517E98C2" w:rsidRDefault="517E98C2" w14:paraId="5DC2A38F" w14:textId="3799F949">
            <w:pPr>
              <w:rPr>
                <w:rFonts w:ascii="Aptos" w:hAnsi="Aptos" w:eastAsia="Aptos" w:cs="Aptos"/>
                <w:sz w:val="22"/>
                <w:szCs w:val="22"/>
                <w:lang w:val="en-US"/>
              </w:rPr>
            </w:pPr>
            <w:r w:rsidRPr="517E98C2">
              <w:rPr>
                <w:rFonts w:ascii="Aptos" w:hAnsi="Aptos" w:eastAsia="Aptos" w:cs="Aptos"/>
                <w:color w:val="FFFFFF" w:themeColor="background1"/>
                <w:sz w:val="22"/>
                <w:szCs w:val="22"/>
              </w:rPr>
              <w:t>Approved by (role/name)</w:t>
            </w:r>
          </w:p>
        </w:tc>
      </w:tr>
      <w:tr w:rsidR="517E98C2" w:rsidTr="517E98C2" w14:paraId="555D319C" w14:textId="77777777">
        <w:trPr>
          <w:trHeight w:val="285"/>
        </w:trPr>
        <w:tc>
          <w:tcPr>
            <w:tcW w:w="1170" w:type="dxa"/>
            <w:tcBorders>
              <w:top w:val="single" w:color="FFFFFF" w:themeColor="background1" w:sz="6" w:space="0"/>
              <w:left w:val="single" w:color="002776" w:sz="6" w:space="0"/>
              <w:bottom w:val="single" w:color="002776" w:sz="6" w:space="0"/>
              <w:right w:val="single" w:color="002776" w:sz="6" w:space="0"/>
            </w:tcBorders>
            <w:tcMar>
              <w:left w:w="105" w:type="dxa"/>
              <w:right w:w="105" w:type="dxa"/>
            </w:tcMar>
          </w:tcPr>
          <w:p w:rsidR="517E98C2" w:rsidP="517E98C2" w:rsidRDefault="517E98C2" w14:paraId="066AED2D" w14:textId="3966C855">
            <w:pPr>
              <w:pBdr>
                <w:top w:val="nil"/>
                <w:left w:val="nil"/>
                <w:bottom w:val="nil"/>
                <w:right w:val="nil"/>
                <w:between w:val="nil"/>
              </w:pBdr>
              <w:spacing w:before="40" w:after="40"/>
              <w:jc w:val="both"/>
              <w:rPr>
                <w:rFonts w:ascii="Roboto" w:hAnsi="Roboto" w:eastAsia="Roboto" w:cs="Roboto"/>
                <w:color w:val="000000" w:themeColor="text1"/>
                <w:sz w:val="14"/>
                <w:szCs w:val="14"/>
              </w:rPr>
            </w:pPr>
            <w:r w:rsidRPr="517E98C2">
              <w:rPr>
                <w:rFonts w:ascii="Roboto" w:hAnsi="Roboto" w:eastAsia="Roboto" w:cs="Roboto"/>
                <w:i/>
                <w:iCs/>
                <w:color w:val="000000" w:themeColor="text1"/>
                <w:sz w:val="14"/>
                <w:szCs w:val="14"/>
              </w:rPr>
              <w:t>V-1</w:t>
            </w:r>
          </w:p>
        </w:tc>
        <w:tc>
          <w:tcPr>
            <w:tcW w:w="1170" w:type="dxa"/>
            <w:tcBorders>
              <w:top w:val="single" w:color="FFFFFF" w:themeColor="background1" w:sz="6" w:space="0"/>
              <w:left w:val="single" w:color="002776" w:sz="6" w:space="0"/>
              <w:bottom w:val="single" w:color="002776" w:sz="6" w:space="0"/>
              <w:right w:val="single" w:color="002776" w:sz="6" w:space="0"/>
            </w:tcBorders>
            <w:tcMar>
              <w:left w:w="105" w:type="dxa"/>
              <w:right w:w="105" w:type="dxa"/>
            </w:tcMar>
          </w:tcPr>
          <w:p w:rsidR="517E98C2" w:rsidP="517E98C2" w:rsidRDefault="00260BB6" w14:paraId="282A9A92" w14:textId="4563B541">
            <w:pPr>
              <w:pBdr>
                <w:top w:val="nil"/>
                <w:left w:val="nil"/>
                <w:bottom w:val="nil"/>
                <w:right w:val="nil"/>
                <w:between w:val="nil"/>
              </w:pBdr>
              <w:spacing w:before="40" w:after="40"/>
              <w:jc w:val="both"/>
              <w:rPr>
                <w:rFonts w:ascii="Roboto" w:hAnsi="Roboto" w:eastAsia="Roboto" w:cs="Roboto"/>
                <w:color w:val="000000" w:themeColor="text1"/>
                <w:sz w:val="14"/>
                <w:szCs w:val="14"/>
              </w:rPr>
            </w:pPr>
            <w:r>
              <w:rPr>
                <w:rFonts w:ascii="Roboto" w:hAnsi="Roboto" w:eastAsia="Roboto" w:cs="Roboto"/>
                <w:color w:val="000000" w:themeColor="text1"/>
                <w:sz w:val="14"/>
                <w:szCs w:val="14"/>
              </w:rPr>
              <w:t>09/02/2026</w:t>
            </w:r>
          </w:p>
        </w:tc>
        <w:tc>
          <w:tcPr>
            <w:tcW w:w="1170" w:type="dxa"/>
            <w:tcBorders>
              <w:top w:val="single" w:color="FFFFFF" w:themeColor="background1" w:sz="6" w:space="0"/>
              <w:left w:val="single" w:color="002776" w:sz="6" w:space="0"/>
              <w:bottom w:val="single" w:color="002776" w:sz="6" w:space="0"/>
              <w:right w:val="single" w:color="002776" w:sz="6" w:space="0"/>
            </w:tcBorders>
            <w:tcMar>
              <w:left w:w="105" w:type="dxa"/>
              <w:right w:w="105" w:type="dxa"/>
            </w:tcMar>
          </w:tcPr>
          <w:p w:rsidR="517E98C2" w:rsidP="517E98C2" w:rsidRDefault="00260BB6" w14:paraId="0A208298" w14:textId="754843CE">
            <w:pPr>
              <w:pBdr>
                <w:top w:val="nil"/>
                <w:left w:val="nil"/>
                <w:bottom w:val="nil"/>
                <w:right w:val="nil"/>
                <w:between w:val="nil"/>
              </w:pBdr>
              <w:spacing w:before="40" w:after="40"/>
              <w:jc w:val="both"/>
              <w:rPr>
                <w:rFonts w:ascii="Roboto" w:hAnsi="Roboto" w:eastAsia="Roboto" w:cs="Roboto"/>
                <w:color w:val="000000" w:themeColor="text1"/>
                <w:sz w:val="14"/>
                <w:szCs w:val="14"/>
              </w:rPr>
            </w:pPr>
            <w:r>
              <w:rPr>
                <w:rFonts w:ascii="Roboto" w:hAnsi="Roboto" w:eastAsia="Roboto" w:cs="Roboto"/>
                <w:color w:val="000000" w:themeColor="text1"/>
                <w:sz w:val="14"/>
                <w:szCs w:val="14"/>
              </w:rPr>
              <w:t>Draft</w:t>
            </w:r>
          </w:p>
        </w:tc>
        <w:tc>
          <w:tcPr>
            <w:tcW w:w="1170" w:type="dxa"/>
            <w:tcBorders>
              <w:top w:val="single" w:color="FFFFFF" w:themeColor="background1" w:sz="6" w:space="0"/>
              <w:left w:val="single" w:color="002776" w:sz="6" w:space="0"/>
              <w:bottom w:val="single" w:color="002776" w:sz="6" w:space="0"/>
              <w:right w:val="single" w:color="002776" w:sz="6" w:space="0"/>
            </w:tcBorders>
            <w:tcMar>
              <w:left w:w="105" w:type="dxa"/>
              <w:right w:w="105" w:type="dxa"/>
            </w:tcMar>
          </w:tcPr>
          <w:p w:rsidR="517E98C2" w:rsidP="517E98C2" w:rsidRDefault="00260BB6" w14:paraId="287CF6F7" w14:textId="400F0B5B">
            <w:pPr>
              <w:pBdr>
                <w:top w:val="nil"/>
                <w:left w:val="nil"/>
                <w:bottom w:val="nil"/>
                <w:right w:val="nil"/>
                <w:between w:val="nil"/>
              </w:pBdr>
              <w:spacing w:before="40" w:after="40"/>
              <w:jc w:val="both"/>
              <w:rPr>
                <w:rFonts w:ascii="Roboto" w:hAnsi="Roboto" w:eastAsia="Roboto" w:cs="Roboto"/>
                <w:color w:val="000000" w:themeColor="text1"/>
                <w:sz w:val="14"/>
                <w:szCs w:val="14"/>
                <w:lang w:val="en-US"/>
              </w:rPr>
            </w:pPr>
            <w:r w:rsidRPr="1F179AD7">
              <w:rPr>
                <w:rFonts w:ascii="Roboto" w:hAnsi="Roboto" w:eastAsia="Roboto" w:cs="Roboto"/>
                <w:color w:val="000000" w:themeColor="text1"/>
                <w:sz w:val="14"/>
                <w:szCs w:val="14"/>
                <w:lang w:val="en-US"/>
              </w:rPr>
              <w:t>Gopi Boinipelly</w:t>
            </w:r>
          </w:p>
        </w:tc>
        <w:tc>
          <w:tcPr>
            <w:tcW w:w="1170" w:type="dxa"/>
            <w:tcBorders>
              <w:top w:val="single" w:color="FFFFFF" w:themeColor="background1" w:sz="6" w:space="0"/>
              <w:left w:val="single" w:color="002776" w:sz="6" w:space="0"/>
              <w:bottom w:val="single" w:color="002776" w:sz="6" w:space="0"/>
              <w:right w:val="single" w:color="002776" w:sz="6" w:space="0"/>
            </w:tcBorders>
            <w:tcMar>
              <w:left w:w="105" w:type="dxa"/>
              <w:right w:w="105" w:type="dxa"/>
            </w:tcMar>
          </w:tcPr>
          <w:p w:rsidR="517E98C2" w:rsidP="517E98C2" w:rsidRDefault="517E98C2" w14:paraId="7BD93094" w14:textId="00BC0EFF">
            <w:pPr>
              <w:jc w:val="both"/>
              <w:rPr>
                <w:rFonts w:ascii="Roboto" w:hAnsi="Roboto" w:eastAsia="Roboto" w:cs="Roboto"/>
                <w:color w:val="000000" w:themeColor="text1"/>
                <w:sz w:val="14"/>
                <w:szCs w:val="14"/>
              </w:rPr>
            </w:pPr>
          </w:p>
        </w:tc>
        <w:tc>
          <w:tcPr>
            <w:tcW w:w="1170" w:type="dxa"/>
            <w:tcBorders>
              <w:top w:val="single" w:color="FFFFFF" w:themeColor="background1" w:sz="6" w:space="0"/>
              <w:left w:val="single" w:color="002776" w:sz="6" w:space="0"/>
              <w:bottom w:val="single" w:color="002776" w:sz="6" w:space="0"/>
              <w:right w:val="single" w:color="002776" w:sz="6" w:space="0"/>
            </w:tcBorders>
            <w:tcMar>
              <w:left w:w="105" w:type="dxa"/>
              <w:right w:w="105" w:type="dxa"/>
            </w:tcMar>
          </w:tcPr>
          <w:p w:rsidR="517E98C2" w:rsidP="517E98C2" w:rsidRDefault="517E98C2" w14:paraId="59CE303B" w14:textId="1AB48EE5">
            <w:pPr>
              <w:jc w:val="both"/>
              <w:rPr>
                <w:rFonts w:ascii="Roboto" w:hAnsi="Roboto" w:eastAsia="Roboto" w:cs="Roboto"/>
                <w:color w:val="000000" w:themeColor="text1"/>
                <w:sz w:val="14"/>
                <w:szCs w:val="14"/>
              </w:rPr>
            </w:pPr>
          </w:p>
        </w:tc>
        <w:tc>
          <w:tcPr>
            <w:tcW w:w="1170" w:type="dxa"/>
            <w:tcBorders>
              <w:top w:val="single" w:color="FFFFFF" w:themeColor="background1" w:sz="6" w:space="0"/>
              <w:left w:val="single" w:color="002776" w:sz="6" w:space="0"/>
              <w:bottom w:val="single" w:color="002776" w:sz="6" w:space="0"/>
              <w:right w:val="single" w:color="002776" w:sz="6" w:space="0"/>
            </w:tcBorders>
            <w:tcMar>
              <w:left w:w="105" w:type="dxa"/>
              <w:right w:w="105" w:type="dxa"/>
            </w:tcMar>
          </w:tcPr>
          <w:p w:rsidR="517E98C2" w:rsidP="517E98C2" w:rsidRDefault="517E98C2" w14:paraId="49935003" w14:textId="719EEE53">
            <w:pPr>
              <w:jc w:val="both"/>
              <w:rPr>
                <w:rFonts w:ascii="Roboto" w:hAnsi="Roboto" w:eastAsia="Roboto" w:cs="Roboto"/>
                <w:color w:val="000000" w:themeColor="text1"/>
                <w:sz w:val="14"/>
                <w:szCs w:val="14"/>
              </w:rPr>
            </w:pPr>
          </w:p>
        </w:tc>
        <w:tc>
          <w:tcPr>
            <w:tcW w:w="1170" w:type="dxa"/>
            <w:tcBorders>
              <w:top w:val="single" w:color="FFFFFF" w:themeColor="background1" w:sz="6" w:space="0"/>
              <w:left w:val="single" w:color="002776" w:sz="6" w:space="0"/>
              <w:bottom w:val="single" w:color="002776" w:sz="6" w:space="0"/>
              <w:right w:val="single" w:color="002776" w:sz="6" w:space="0"/>
            </w:tcBorders>
            <w:tcMar>
              <w:left w:w="105" w:type="dxa"/>
              <w:right w:w="105" w:type="dxa"/>
            </w:tcMar>
          </w:tcPr>
          <w:p w:rsidR="517E98C2" w:rsidP="517E98C2" w:rsidRDefault="517E98C2" w14:paraId="1730C9A0" w14:textId="3AFC7391">
            <w:pPr>
              <w:jc w:val="both"/>
              <w:rPr>
                <w:rFonts w:ascii="Roboto" w:hAnsi="Roboto" w:eastAsia="Roboto" w:cs="Roboto"/>
                <w:color w:val="000000" w:themeColor="text1"/>
                <w:sz w:val="14"/>
                <w:szCs w:val="14"/>
              </w:rPr>
            </w:pPr>
          </w:p>
        </w:tc>
      </w:tr>
      <w:tr w:rsidR="517E98C2" w:rsidTr="517E98C2" w14:paraId="306F3D9C" w14:textId="77777777">
        <w:trPr>
          <w:trHeight w:val="285"/>
        </w:trPr>
        <w:tc>
          <w:tcPr>
            <w:tcW w:w="1170" w:type="dxa"/>
            <w:tcBorders>
              <w:top w:val="single" w:color="FFFFFF" w:themeColor="background1" w:sz="6" w:space="0"/>
              <w:left w:val="single" w:color="002776" w:sz="6" w:space="0"/>
              <w:bottom w:val="single" w:color="002776" w:sz="6" w:space="0"/>
              <w:right w:val="single" w:color="002776" w:sz="6" w:space="0"/>
            </w:tcBorders>
            <w:tcMar>
              <w:left w:w="105" w:type="dxa"/>
              <w:right w:w="105" w:type="dxa"/>
            </w:tcMar>
          </w:tcPr>
          <w:p w:rsidR="517E98C2" w:rsidP="517E98C2" w:rsidRDefault="517E98C2" w14:paraId="61055718" w14:textId="55475418">
            <w:pPr>
              <w:jc w:val="both"/>
              <w:rPr>
                <w:rFonts w:ascii="Roboto" w:hAnsi="Roboto" w:eastAsia="Roboto" w:cs="Roboto"/>
                <w:color w:val="000000" w:themeColor="text1"/>
                <w:sz w:val="14"/>
                <w:szCs w:val="14"/>
              </w:rPr>
            </w:pPr>
            <w:r w:rsidRPr="517E98C2">
              <w:rPr>
                <w:rFonts w:ascii="Roboto" w:hAnsi="Roboto" w:eastAsia="Roboto" w:cs="Roboto"/>
                <w:i/>
                <w:iCs/>
                <w:color w:val="000000" w:themeColor="text1"/>
                <w:sz w:val="14"/>
                <w:szCs w:val="14"/>
              </w:rPr>
              <w:t>V-2</w:t>
            </w:r>
          </w:p>
        </w:tc>
        <w:tc>
          <w:tcPr>
            <w:tcW w:w="1170" w:type="dxa"/>
            <w:tcBorders>
              <w:top w:val="single" w:color="FFFFFF" w:themeColor="background1" w:sz="6" w:space="0"/>
              <w:left w:val="single" w:color="002776" w:sz="6" w:space="0"/>
              <w:bottom w:val="single" w:color="002776" w:sz="6" w:space="0"/>
              <w:right w:val="single" w:color="002776" w:sz="6" w:space="0"/>
            </w:tcBorders>
            <w:tcMar>
              <w:left w:w="105" w:type="dxa"/>
              <w:right w:w="105" w:type="dxa"/>
            </w:tcMar>
          </w:tcPr>
          <w:p w:rsidR="517E98C2" w:rsidP="517E98C2" w:rsidRDefault="517E98C2" w14:paraId="6A17A10E" w14:textId="4A13A65E">
            <w:pPr>
              <w:jc w:val="both"/>
              <w:rPr>
                <w:rFonts w:ascii="Roboto" w:hAnsi="Roboto" w:eastAsia="Roboto" w:cs="Roboto"/>
                <w:color w:val="000000" w:themeColor="text1"/>
                <w:sz w:val="14"/>
                <w:szCs w:val="14"/>
              </w:rPr>
            </w:pPr>
          </w:p>
        </w:tc>
        <w:tc>
          <w:tcPr>
            <w:tcW w:w="1170" w:type="dxa"/>
            <w:tcBorders>
              <w:top w:val="single" w:color="FFFFFF" w:themeColor="background1" w:sz="6" w:space="0"/>
              <w:left w:val="single" w:color="002776" w:sz="6" w:space="0"/>
              <w:bottom w:val="single" w:color="002776" w:sz="6" w:space="0"/>
              <w:right w:val="single" w:color="002776" w:sz="6" w:space="0"/>
            </w:tcBorders>
            <w:tcMar>
              <w:left w:w="105" w:type="dxa"/>
              <w:right w:w="105" w:type="dxa"/>
            </w:tcMar>
          </w:tcPr>
          <w:p w:rsidR="517E98C2" w:rsidP="517E98C2" w:rsidRDefault="517E98C2" w14:paraId="0AC957C1" w14:textId="28247671">
            <w:pPr>
              <w:jc w:val="both"/>
              <w:rPr>
                <w:rFonts w:ascii="Roboto" w:hAnsi="Roboto" w:eastAsia="Roboto" w:cs="Roboto"/>
                <w:color w:val="000000" w:themeColor="text1"/>
                <w:sz w:val="14"/>
                <w:szCs w:val="14"/>
              </w:rPr>
            </w:pPr>
          </w:p>
        </w:tc>
        <w:tc>
          <w:tcPr>
            <w:tcW w:w="1170" w:type="dxa"/>
            <w:tcBorders>
              <w:top w:val="single" w:color="FFFFFF" w:themeColor="background1" w:sz="6" w:space="0"/>
              <w:left w:val="single" w:color="002776" w:sz="6" w:space="0"/>
              <w:bottom w:val="single" w:color="002776" w:sz="6" w:space="0"/>
              <w:right w:val="single" w:color="002776" w:sz="6" w:space="0"/>
            </w:tcBorders>
            <w:tcMar>
              <w:left w:w="105" w:type="dxa"/>
              <w:right w:w="105" w:type="dxa"/>
            </w:tcMar>
          </w:tcPr>
          <w:p w:rsidR="517E98C2" w:rsidP="517E98C2" w:rsidRDefault="517E98C2" w14:paraId="12B10D6A" w14:textId="214E4068">
            <w:pPr>
              <w:jc w:val="both"/>
              <w:rPr>
                <w:rFonts w:ascii="Roboto" w:hAnsi="Roboto" w:eastAsia="Roboto" w:cs="Roboto"/>
                <w:color w:val="000000" w:themeColor="text1"/>
                <w:sz w:val="14"/>
                <w:szCs w:val="14"/>
              </w:rPr>
            </w:pPr>
          </w:p>
        </w:tc>
        <w:tc>
          <w:tcPr>
            <w:tcW w:w="1170" w:type="dxa"/>
            <w:tcBorders>
              <w:top w:val="single" w:color="FFFFFF" w:themeColor="background1" w:sz="6" w:space="0"/>
              <w:left w:val="single" w:color="002776" w:sz="6" w:space="0"/>
              <w:bottom w:val="single" w:color="002776" w:sz="6" w:space="0"/>
              <w:right w:val="single" w:color="002776" w:sz="6" w:space="0"/>
            </w:tcBorders>
            <w:tcMar>
              <w:left w:w="105" w:type="dxa"/>
              <w:right w:w="105" w:type="dxa"/>
            </w:tcMar>
          </w:tcPr>
          <w:p w:rsidR="517E98C2" w:rsidP="517E98C2" w:rsidRDefault="517E98C2" w14:paraId="50A11D59" w14:textId="56E2BBB1">
            <w:pPr>
              <w:jc w:val="both"/>
              <w:rPr>
                <w:rFonts w:ascii="Roboto" w:hAnsi="Roboto" w:eastAsia="Roboto" w:cs="Roboto"/>
                <w:color w:val="000000" w:themeColor="text1"/>
                <w:sz w:val="14"/>
                <w:szCs w:val="14"/>
              </w:rPr>
            </w:pPr>
          </w:p>
        </w:tc>
        <w:tc>
          <w:tcPr>
            <w:tcW w:w="1170" w:type="dxa"/>
            <w:tcBorders>
              <w:top w:val="single" w:color="FFFFFF" w:themeColor="background1" w:sz="6" w:space="0"/>
              <w:left w:val="single" w:color="002776" w:sz="6" w:space="0"/>
              <w:bottom w:val="single" w:color="002776" w:sz="6" w:space="0"/>
              <w:right w:val="single" w:color="002776" w:sz="6" w:space="0"/>
            </w:tcBorders>
            <w:tcMar>
              <w:left w:w="105" w:type="dxa"/>
              <w:right w:w="105" w:type="dxa"/>
            </w:tcMar>
          </w:tcPr>
          <w:p w:rsidR="517E98C2" w:rsidP="517E98C2" w:rsidRDefault="517E98C2" w14:paraId="1B5D95AF" w14:textId="1DB1C408">
            <w:pPr>
              <w:jc w:val="both"/>
              <w:rPr>
                <w:rFonts w:ascii="Roboto" w:hAnsi="Roboto" w:eastAsia="Roboto" w:cs="Roboto"/>
                <w:color w:val="000000" w:themeColor="text1"/>
                <w:sz w:val="14"/>
                <w:szCs w:val="14"/>
              </w:rPr>
            </w:pPr>
          </w:p>
        </w:tc>
        <w:tc>
          <w:tcPr>
            <w:tcW w:w="1170" w:type="dxa"/>
            <w:tcBorders>
              <w:top w:val="single" w:color="FFFFFF" w:themeColor="background1" w:sz="6" w:space="0"/>
              <w:left w:val="single" w:color="002776" w:sz="6" w:space="0"/>
              <w:bottom w:val="single" w:color="002776" w:sz="6" w:space="0"/>
              <w:right w:val="single" w:color="002776" w:sz="6" w:space="0"/>
            </w:tcBorders>
            <w:tcMar>
              <w:left w:w="105" w:type="dxa"/>
              <w:right w:w="105" w:type="dxa"/>
            </w:tcMar>
          </w:tcPr>
          <w:p w:rsidR="517E98C2" w:rsidP="517E98C2" w:rsidRDefault="517E98C2" w14:paraId="6E0564C0" w14:textId="21978CF2">
            <w:pPr>
              <w:jc w:val="both"/>
              <w:rPr>
                <w:rFonts w:ascii="Roboto" w:hAnsi="Roboto" w:eastAsia="Roboto" w:cs="Roboto"/>
                <w:color w:val="000000" w:themeColor="text1"/>
                <w:sz w:val="14"/>
                <w:szCs w:val="14"/>
              </w:rPr>
            </w:pPr>
          </w:p>
        </w:tc>
        <w:tc>
          <w:tcPr>
            <w:tcW w:w="1170" w:type="dxa"/>
            <w:vAlign w:val="center"/>
          </w:tcPr>
          <w:p w:rsidR="517E98C2" w:rsidRDefault="517E98C2" w14:paraId="71EAEC7E" w14:textId="1EB62E66"/>
        </w:tc>
      </w:tr>
    </w:tbl>
    <w:p w:rsidR="000E499A" w:rsidP="517E98C2" w:rsidRDefault="000E499A" w14:paraId="2F93F73E" w14:textId="244A8F72">
      <w:pPr>
        <w:keepNext/>
        <w:keepLines/>
        <w:spacing w:before="40"/>
        <w:rPr>
          <w:rFonts w:ascii="Roboto" w:hAnsi="Roboto" w:eastAsia="Roboto" w:cs="Roboto"/>
          <w:color w:val="000000" w:themeColor="text1"/>
          <w:lang w:val="en-US"/>
        </w:rPr>
      </w:pPr>
    </w:p>
    <w:p w:rsidR="000E499A" w:rsidP="517E98C2" w:rsidRDefault="1111E453" w14:paraId="13316559" w14:textId="3FDFB6F0">
      <w:pPr>
        <w:pStyle w:val="Heading2"/>
        <w:keepLines/>
        <w:spacing w:before="40" w:after="0"/>
        <w:rPr>
          <w:b w:val="0"/>
          <w:color w:val="000000" w:themeColor="text1"/>
        </w:rPr>
      </w:pPr>
      <w:r w:rsidRPr="517E98C2">
        <w:rPr>
          <w:b w:val="0"/>
          <w:color w:val="000000" w:themeColor="text1"/>
        </w:rPr>
        <w:t>Document Review and Sign Off</w:t>
      </w:r>
    </w:p>
    <w:p w:rsidR="000E499A" w:rsidP="517E98C2" w:rsidRDefault="000E499A" w14:paraId="0CCBA7AC" w14:textId="5B1CF666">
      <w:pPr>
        <w:spacing w:before="120"/>
        <w:rPr>
          <w:rFonts w:ascii="Calibri" w:hAnsi="Calibri" w:eastAsia="Calibri" w:cs="Calibri"/>
          <w:color w:val="000000" w:themeColor="text1"/>
          <w:sz w:val="24"/>
          <w:szCs w:val="24"/>
        </w:rPr>
      </w:pPr>
    </w:p>
    <w:tbl>
      <w:tblPr>
        <w:tblStyle w:val="TableGrid"/>
        <w:tblW w:w="0" w:type="auto"/>
        <w:tblInd w:w="10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824"/>
        <w:gridCol w:w="1189"/>
        <w:gridCol w:w="1013"/>
        <w:gridCol w:w="1778"/>
        <w:gridCol w:w="1956"/>
        <w:gridCol w:w="2479"/>
      </w:tblGrid>
      <w:tr w:rsidR="517E98C2" w:rsidTr="517E98C2" w14:paraId="0C3E4BCC" w14:textId="77777777">
        <w:trPr>
          <w:trHeight w:val="840"/>
        </w:trPr>
        <w:tc>
          <w:tcPr>
            <w:tcW w:w="84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2060"/>
            <w:tcMar>
              <w:left w:w="105" w:type="dxa"/>
              <w:right w:w="105" w:type="dxa"/>
            </w:tcMar>
            <w:vAlign w:val="center"/>
          </w:tcPr>
          <w:p w:rsidR="517E98C2" w:rsidP="517E98C2" w:rsidRDefault="517E98C2" w14:paraId="4B7EB1E7" w14:textId="6140E667">
            <w:pPr>
              <w:rPr>
                <w:rFonts w:ascii="Roboto" w:hAnsi="Roboto" w:eastAsia="Roboto" w:cs="Roboto"/>
                <w:color w:val="FFFFFF" w:themeColor="background1"/>
                <w:sz w:val="16"/>
                <w:szCs w:val="16"/>
              </w:rPr>
            </w:pPr>
            <w:r w:rsidRPr="517E98C2">
              <w:rPr>
                <w:rFonts w:ascii="Roboto" w:hAnsi="Roboto" w:eastAsia="Roboto" w:cs="Roboto"/>
                <w:color w:val="FFFFFF" w:themeColor="background1"/>
                <w:sz w:val="16"/>
                <w:szCs w:val="16"/>
              </w:rPr>
              <w:t>Version</w:t>
            </w:r>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2060"/>
            <w:tcMar>
              <w:left w:w="105" w:type="dxa"/>
              <w:right w:w="105" w:type="dxa"/>
            </w:tcMar>
            <w:vAlign w:val="center"/>
          </w:tcPr>
          <w:p w:rsidR="517E98C2" w:rsidP="517E98C2" w:rsidRDefault="517E98C2" w14:paraId="6E1CEA35" w14:textId="6422C742">
            <w:pPr>
              <w:pBdr>
                <w:top w:val="nil"/>
                <w:left w:val="nil"/>
                <w:bottom w:val="nil"/>
                <w:right w:val="nil"/>
                <w:between w:val="nil"/>
              </w:pBdr>
              <w:spacing w:before="60" w:after="60"/>
              <w:rPr>
                <w:rFonts w:ascii="Roboto" w:hAnsi="Roboto" w:eastAsia="Roboto" w:cs="Roboto"/>
                <w:color w:val="FFFFFF" w:themeColor="background1"/>
                <w:sz w:val="16"/>
                <w:szCs w:val="16"/>
              </w:rPr>
            </w:pPr>
            <w:r w:rsidRPr="517E98C2">
              <w:rPr>
                <w:rFonts w:ascii="Roboto" w:hAnsi="Roboto" w:eastAsia="Roboto" w:cs="Roboto"/>
                <w:color w:val="FFFFFF" w:themeColor="background1"/>
                <w:sz w:val="16"/>
                <w:szCs w:val="16"/>
              </w:rPr>
              <w:t>Role</w:t>
            </w: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2060"/>
            <w:tcMar>
              <w:left w:w="105" w:type="dxa"/>
              <w:right w:w="105" w:type="dxa"/>
            </w:tcMar>
            <w:vAlign w:val="center"/>
          </w:tcPr>
          <w:p w:rsidR="517E98C2" w:rsidP="517E98C2" w:rsidRDefault="517E98C2" w14:paraId="124F1733" w14:textId="2A7EC680">
            <w:pPr>
              <w:pBdr>
                <w:top w:val="nil"/>
                <w:left w:val="nil"/>
                <w:bottom w:val="nil"/>
                <w:right w:val="nil"/>
                <w:between w:val="nil"/>
              </w:pBdr>
              <w:spacing w:before="120" w:after="60"/>
              <w:rPr>
                <w:rFonts w:ascii="Roboto" w:hAnsi="Roboto" w:eastAsia="Roboto" w:cs="Roboto"/>
                <w:color w:val="FFFFFF" w:themeColor="background1"/>
                <w:sz w:val="16"/>
                <w:szCs w:val="16"/>
              </w:rPr>
            </w:pPr>
            <w:r w:rsidRPr="517E98C2">
              <w:rPr>
                <w:rFonts w:ascii="Roboto" w:hAnsi="Roboto" w:eastAsia="Roboto" w:cs="Roboto"/>
                <w:color w:val="FFFFFF" w:themeColor="background1"/>
                <w:sz w:val="16"/>
                <w:szCs w:val="16"/>
              </w:rPr>
              <w:t>Name</w:t>
            </w:r>
          </w:p>
        </w:tc>
        <w:tc>
          <w:tcPr>
            <w:tcW w:w="18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2060"/>
            <w:tcMar>
              <w:left w:w="105" w:type="dxa"/>
              <w:right w:w="105" w:type="dxa"/>
            </w:tcMar>
            <w:vAlign w:val="center"/>
          </w:tcPr>
          <w:p w:rsidR="517E98C2" w:rsidP="517E98C2" w:rsidRDefault="517E98C2" w14:paraId="33D9188E" w14:textId="51445A8E">
            <w:pPr>
              <w:rPr>
                <w:rFonts w:ascii="Roboto" w:hAnsi="Roboto" w:eastAsia="Roboto" w:cs="Roboto"/>
                <w:color w:val="FFFFFF" w:themeColor="background1"/>
                <w:sz w:val="16"/>
                <w:szCs w:val="16"/>
              </w:rPr>
            </w:pPr>
            <w:r w:rsidRPr="517E98C2">
              <w:rPr>
                <w:rFonts w:ascii="Roboto" w:hAnsi="Roboto" w:eastAsia="Roboto" w:cs="Roboto"/>
                <w:color w:val="FFFFFF" w:themeColor="background1"/>
                <w:sz w:val="16"/>
                <w:szCs w:val="16"/>
              </w:rPr>
              <w:t>Responsibility (Reviewer/Approver)</w:t>
            </w:r>
          </w:p>
        </w:tc>
        <w:tc>
          <w:tcPr>
            <w:tcW w:w="219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2060"/>
            <w:tcMar>
              <w:left w:w="105" w:type="dxa"/>
              <w:right w:w="105" w:type="dxa"/>
            </w:tcMar>
            <w:vAlign w:val="center"/>
          </w:tcPr>
          <w:p w:rsidR="517E98C2" w:rsidP="517E98C2" w:rsidRDefault="517E98C2" w14:paraId="5E1D04BB" w14:textId="5D562CA8">
            <w:pPr>
              <w:rPr>
                <w:rFonts w:ascii="Roboto" w:hAnsi="Roboto" w:eastAsia="Roboto" w:cs="Roboto"/>
                <w:color w:val="FFFFFF" w:themeColor="background1"/>
                <w:sz w:val="16"/>
                <w:szCs w:val="16"/>
              </w:rPr>
            </w:pPr>
            <w:r w:rsidRPr="517E98C2">
              <w:rPr>
                <w:rFonts w:ascii="Roboto" w:hAnsi="Roboto" w:eastAsia="Roboto" w:cs="Roboto"/>
                <w:color w:val="FFFFFF" w:themeColor="background1"/>
                <w:sz w:val="16"/>
                <w:szCs w:val="16"/>
              </w:rPr>
              <w:t>Signature and Date</w:t>
            </w:r>
          </w:p>
        </w:tc>
        <w:tc>
          <w:tcPr>
            <w:tcW w:w="28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2060"/>
            <w:tcMar>
              <w:left w:w="105" w:type="dxa"/>
              <w:right w:w="105" w:type="dxa"/>
            </w:tcMar>
            <w:vAlign w:val="center"/>
          </w:tcPr>
          <w:p w:rsidR="517E98C2" w:rsidP="517E98C2" w:rsidRDefault="517E98C2" w14:paraId="5022BE69" w14:textId="2845F065">
            <w:pPr>
              <w:rPr>
                <w:rFonts w:ascii="Roboto" w:hAnsi="Roboto" w:eastAsia="Roboto" w:cs="Roboto"/>
                <w:color w:val="FFFFFF" w:themeColor="background1"/>
                <w:sz w:val="16"/>
                <w:szCs w:val="16"/>
              </w:rPr>
            </w:pPr>
            <w:r w:rsidRPr="517E98C2">
              <w:rPr>
                <w:rFonts w:ascii="Roboto" w:hAnsi="Roboto" w:eastAsia="Roboto" w:cs="Roboto"/>
                <w:color w:val="FFFFFF" w:themeColor="background1"/>
                <w:sz w:val="16"/>
                <w:szCs w:val="16"/>
              </w:rPr>
              <w:t>Comments / Conditions</w:t>
            </w:r>
          </w:p>
        </w:tc>
      </w:tr>
      <w:tr w:rsidR="517E98C2" w:rsidTr="517E98C2" w14:paraId="6A18307A" w14:textId="77777777">
        <w:trPr>
          <w:trHeight w:val="60"/>
        </w:trPr>
        <w:tc>
          <w:tcPr>
            <w:tcW w:w="8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3C3FE6F7" w14:textId="3AC3DCD1">
            <w:pPr>
              <w:rPr>
                <w:rFonts w:ascii="Roboto" w:hAnsi="Roboto" w:eastAsia="Roboto" w:cs="Roboto"/>
                <w:color w:val="000000" w:themeColor="text1"/>
                <w:sz w:val="16"/>
                <w:szCs w:val="16"/>
              </w:rPr>
            </w:pPr>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04ED2FCF" w14:textId="24310486">
            <w:pPr>
              <w:pBdr>
                <w:top w:val="nil"/>
                <w:left w:val="nil"/>
                <w:bottom w:val="nil"/>
                <w:right w:val="nil"/>
                <w:between w:val="nil"/>
              </w:pBdr>
              <w:spacing w:before="60" w:after="60"/>
              <w:rPr>
                <w:rFonts w:ascii="Roboto" w:hAnsi="Roboto" w:eastAsia="Roboto" w:cs="Roboto"/>
                <w:color w:val="000000" w:themeColor="text1"/>
                <w:sz w:val="16"/>
                <w:szCs w:val="16"/>
              </w:rPr>
            </w:pP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430B6DE0" w14:textId="05A04687">
            <w:pPr>
              <w:pBdr>
                <w:top w:val="nil"/>
                <w:left w:val="nil"/>
                <w:bottom w:val="nil"/>
                <w:right w:val="nil"/>
                <w:between w:val="nil"/>
              </w:pBdr>
              <w:spacing w:before="60" w:after="60"/>
              <w:rPr>
                <w:rFonts w:ascii="Roboto" w:hAnsi="Roboto" w:eastAsia="Roboto" w:cs="Roboto"/>
                <w:color w:val="000000" w:themeColor="text1"/>
                <w:sz w:val="16"/>
                <w:szCs w:val="16"/>
              </w:rPr>
            </w:pPr>
          </w:p>
        </w:tc>
        <w:tc>
          <w:tcPr>
            <w:tcW w:w="18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3EEB39F5" w14:textId="2343A33C">
            <w:pPr>
              <w:rPr>
                <w:rFonts w:ascii="Roboto" w:hAnsi="Roboto" w:eastAsia="Roboto" w:cs="Roboto"/>
                <w:color w:val="000000" w:themeColor="text1"/>
                <w:sz w:val="16"/>
                <w:szCs w:val="16"/>
              </w:rPr>
            </w:pPr>
          </w:p>
        </w:tc>
        <w:tc>
          <w:tcPr>
            <w:tcW w:w="21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6964707A" w14:textId="365EEAFB">
            <w:pPr>
              <w:rPr>
                <w:rFonts w:ascii="Roboto" w:hAnsi="Roboto" w:eastAsia="Roboto" w:cs="Roboto"/>
                <w:color w:val="000000" w:themeColor="text1"/>
                <w:sz w:val="16"/>
                <w:szCs w:val="16"/>
              </w:rPr>
            </w:pPr>
          </w:p>
        </w:tc>
        <w:tc>
          <w:tcPr>
            <w:tcW w:w="28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365F04B4" w14:textId="37EC2A5D">
            <w:pPr>
              <w:rPr>
                <w:rFonts w:ascii="Roboto" w:hAnsi="Roboto" w:eastAsia="Roboto" w:cs="Roboto"/>
                <w:color w:val="000000" w:themeColor="text1"/>
                <w:sz w:val="16"/>
                <w:szCs w:val="16"/>
              </w:rPr>
            </w:pPr>
          </w:p>
        </w:tc>
      </w:tr>
      <w:tr w:rsidR="517E98C2" w:rsidTr="517E98C2" w14:paraId="5336A86A" w14:textId="77777777">
        <w:trPr>
          <w:trHeight w:val="420"/>
        </w:trPr>
        <w:tc>
          <w:tcPr>
            <w:tcW w:w="8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3FBA4FB7" w14:textId="4DD3E21A">
            <w:pPr>
              <w:rPr>
                <w:rFonts w:ascii="Roboto" w:hAnsi="Roboto" w:eastAsia="Roboto" w:cs="Roboto"/>
                <w:color w:val="000000" w:themeColor="text1"/>
                <w:sz w:val="16"/>
                <w:szCs w:val="16"/>
              </w:rPr>
            </w:pPr>
          </w:p>
        </w:tc>
        <w:tc>
          <w:tcPr>
            <w:tcW w:w="13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68BF60C4" w14:textId="05C6FF05">
            <w:pPr>
              <w:pBdr>
                <w:top w:val="nil"/>
                <w:left w:val="nil"/>
                <w:bottom w:val="nil"/>
                <w:right w:val="nil"/>
                <w:between w:val="nil"/>
              </w:pBdr>
              <w:spacing w:before="60" w:after="60"/>
              <w:rPr>
                <w:rFonts w:ascii="Roboto" w:hAnsi="Roboto" w:eastAsia="Roboto" w:cs="Roboto"/>
                <w:color w:val="000000" w:themeColor="text1"/>
                <w:sz w:val="16"/>
                <w:szCs w:val="16"/>
              </w:rPr>
            </w:pPr>
          </w:p>
        </w:tc>
        <w:tc>
          <w:tcPr>
            <w:tcW w:w="109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4E937CCF" w14:textId="20EC9AE2">
            <w:pPr>
              <w:pBdr>
                <w:top w:val="nil"/>
                <w:left w:val="nil"/>
                <w:bottom w:val="nil"/>
                <w:right w:val="nil"/>
                <w:between w:val="nil"/>
              </w:pBdr>
              <w:spacing w:before="60" w:after="60"/>
              <w:rPr>
                <w:rFonts w:ascii="Roboto" w:hAnsi="Roboto" w:eastAsia="Roboto" w:cs="Roboto"/>
                <w:color w:val="000000" w:themeColor="text1"/>
                <w:sz w:val="16"/>
                <w:szCs w:val="16"/>
              </w:rPr>
            </w:pPr>
          </w:p>
        </w:tc>
        <w:tc>
          <w:tcPr>
            <w:tcW w:w="18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2CD678C9" w14:textId="6D48F513">
            <w:pPr>
              <w:rPr>
                <w:rFonts w:ascii="Roboto" w:hAnsi="Roboto" w:eastAsia="Roboto" w:cs="Roboto"/>
                <w:color w:val="000000" w:themeColor="text1"/>
                <w:sz w:val="16"/>
                <w:szCs w:val="16"/>
              </w:rPr>
            </w:pPr>
          </w:p>
        </w:tc>
        <w:tc>
          <w:tcPr>
            <w:tcW w:w="21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2C89C41E" w14:textId="314C5444">
            <w:pPr>
              <w:rPr>
                <w:rFonts w:ascii="Roboto" w:hAnsi="Roboto" w:eastAsia="Roboto" w:cs="Roboto"/>
                <w:color w:val="000000" w:themeColor="text1"/>
                <w:sz w:val="16"/>
                <w:szCs w:val="16"/>
              </w:rPr>
            </w:pPr>
          </w:p>
        </w:tc>
        <w:tc>
          <w:tcPr>
            <w:tcW w:w="28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26797532" w14:textId="00A7A413">
            <w:pPr>
              <w:rPr>
                <w:rFonts w:ascii="Roboto" w:hAnsi="Roboto" w:eastAsia="Roboto" w:cs="Roboto"/>
                <w:color w:val="000000" w:themeColor="text1"/>
                <w:sz w:val="16"/>
                <w:szCs w:val="16"/>
              </w:rPr>
            </w:pPr>
          </w:p>
        </w:tc>
      </w:tr>
    </w:tbl>
    <w:p w:rsidR="000E499A" w:rsidP="517E98C2" w:rsidRDefault="000E499A" w14:paraId="7D55515A" w14:textId="72DE7A27">
      <w:pPr>
        <w:keepNext/>
        <w:keepLines/>
        <w:pBdr>
          <w:top w:val="nil"/>
          <w:left w:val="nil"/>
          <w:bottom w:val="nil"/>
          <w:right w:val="nil"/>
          <w:between w:val="nil"/>
        </w:pBdr>
        <w:spacing w:before="40" w:after="120"/>
        <w:rPr>
          <w:rFonts w:ascii="Roboto" w:hAnsi="Roboto" w:eastAsia="Roboto" w:cs="Roboto"/>
          <w:color w:val="000000" w:themeColor="text1"/>
          <w:lang w:val="en-US"/>
        </w:rPr>
      </w:pPr>
    </w:p>
    <w:p w:rsidR="000E499A" w:rsidP="517E98C2" w:rsidRDefault="1111E453" w14:paraId="22252CBC" w14:textId="199BC186">
      <w:pPr>
        <w:pStyle w:val="Heading2"/>
        <w:keepLines/>
        <w:spacing w:before="40"/>
        <w:rPr>
          <w:b w:val="0"/>
          <w:color w:val="000000" w:themeColor="text1"/>
        </w:rPr>
      </w:pPr>
      <w:r w:rsidRPr="517E98C2">
        <w:rPr>
          <w:b w:val="0"/>
          <w:color w:val="000000" w:themeColor="text1"/>
        </w:rPr>
        <w:t>References</w:t>
      </w:r>
    </w:p>
    <w:p w:rsidR="000E499A" w:rsidP="517E98C2" w:rsidRDefault="1111E453" w14:paraId="7C3FC5AB" w14:textId="37B82588">
      <w:pPr>
        <w:pBdr>
          <w:top w:val="nil"/>
          <w:left w:val="nil"/>
          <w:bottom w:val="nil"/>
          <w:right w:val="nil"/>
          <w:between w:val="nil"/>
        </w:pBdr>
        <w:spacing w:before="120" w:after="120"/>
        <w:rPr>
          <w:rFonts w:ascii="Roboto" w:hAnsi="Roboto" w:eastAsia="Roboto" w:cs="Roboto"/>
          <w:color w:val="000000" w:themeColor="text1"/>
        </w:rPr>
      </w:pPr>
      <w:r w:rsidRPr="517E98C2">
        <w:rPr>
          <w:rFonts w:ascii="Roboto" w:hAnsi="Roboto" w:eastAsia="Roboto" w:cs="Roboto"/>
          <w:i/>
          <w:iCs/>
          <w:color w:val="000000" w:themeColor="text1"/>
        </w:rPr>
        <w:t>Add details on all the other documents/objects that are related to this object ID</w:t>
      </w:r>
    </w:p>
    <w:tbl>
      <w:tblPr>
        <w:tblStyle w:val="TableGrid"/>
        <w:tblW w:w="0" w:type="auto"/>
        <w:tblInd w:w="10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975"/>
        <w:gridCol w:w="2894"/>
        <w:gridCol w:w="3370"/>
      </w:tblGrid>
      <w:tr w:rsidR="517E98C2" w:rsidTr="517E98C2" w14:paraId="44AF3562" w14:textId="77777777">
        <w:trPr>
          <w:trHeight w:val="300"/>
        </w:trPr>
        <w:tc>
          <w:tcPr>
            <w:tcW w:w="322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2060"/>
            <w:tcMar>
              <w:left w:w="105" w:type="dxa"/>
              <w:right w:w="105" w:type="dxa"/>
            </w:tcMar>
          </w:tcPr>
          <w:p w:rsidR="517E98C2" w:rsidP="517E98C2" w:rsidRDefault="517E98C2" w14:paraId="4056F772" w14:textId="32974635">
            <w:pPr>
              <w:spacing w:after="120"/>
              <w:rPr>
                <w:rFonts w:ascii="Roboto" w:hAnsi="Roboto" w:eastAsia="Roboto" w:cs="Roboto"/>
                <w:color w:val="FFFFFF" w:themeColor="background1"/>
              </w:rPr>
            </w:pPr>
            <w:r w:rsidRPr="517E98C2">
              <w:rPr>
                <w:rFonts w:ascii="Roboto" w:hAnsi="Roboto" w:eastAsia="Roboto" w:cs="Roboto"/>
                <w:color w:val="FFFFFF" w:themeColor="background1"/>
              </w:rPr>
              <w:t>Document ID</w:t>
            </w: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2060"/>
            <w:tcMar>
              <w:left w:w="105" w:type="dxa"/>
              <w:right w:w="105" w:type="dxa"/>
            </w:tcMar>
          </w:tcPr>
          <w:p w:rsidR="517E98C2" w:rsidP="517E98C2" w:rsidRDefault="517E98C2" w14:paraId="6914A6A4" w14:textId="3366C857">
            <w:pPr>
              <w:spacing w:after="120"/>
              <w:rPr>
                <w:rFonts w:ascii="Roboto" w:hAnsi="Roboto" w:eastAsia="Roboto" w:cs="Roboto"/>
                <w:color w:val="FFFFFF" w:themeColor="background1"/>
              </w:rPr>
            </w:pPr>
            <w:r w:rsidRPr="517E98C2">
              <w:rPr>
                <w:rFonts w:ascii="Roboto" w:hAnsi="Roboto" w:eastAsia="Roboto" w:cs="Roboto"/>
                <w:color w:val="FFFFFF" w:themeColor="background1"/>
              </w:rPr>
              <w:t>Description</w:t>
            </w:r>
          </w:p>
        </w:tc>
        <w:tc>
          <w:tcPr>
            <w:tcW w:w="370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2060"/>
            <w:tcMar>
              <w:left w:w="105" w:type="dxa"/>
              <w:right w:w="105" w:type="dxa"/>
            </w:tcMar>
          </w:tcPr>
          <w:p w:rsidR="517E98C2" w:rsidP="517E98C2" w:rsidRDefault="517E98C2" w14:paraId="49BA9E4E" w14:textId="54E864C5">
            <w:pPr>
              <w:spacing w:after="120"/>
              <w:rPr>
                <w:rFonts w:ascii="Roboto" w:hAnsi="Roboto" w:eastAsia="Roboto" w:cs="Roboto"/>
                <w:color w:val="FFFFFF" w:themeColor="background1"/>
              </w:rPr>
            </w:pPr>
            <w:r w:rsidRPr="517E98C2">
              <w:rPr>
                <w:rFonts w:ascii="Roboto" w:hAnsi="Roboto" w:eastAsia="Roboto" w:cs="Roboto"/>
                <w:color w:val="FFFFFF" w:themeColor="background1"/>
              </w:rPr>
              <w:t>Version</w:t>
            </w:r>
          </w:p>
        </w:tc>
      </w:tr>
      <w:tr w:rsidR="517E98C2" w:rsidTr="517E98C2" w14:paraId="5400C04E" w14:textId="77777777">
        <w:trPr>
          <w:trHeight w:val="300"/>
        </w:trPr>
        <w:tc>
          <w:tcPr>
            <w:tcW w:w="32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011DDC8F" w14:textId="27C87197">
            <w:pPr>
              <w:spacing w:after="120"/>
              <w:rPr>
                <w:rFonts w:ascii="Roboto" w:hAnsi="Roboto" w:eastAsia="Roboto" w:cs="Roboto"/>
              </w:rPr>
            </w:pP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626653C1" w14:textId="596DC131">
            <w:pPr>
              <w:spacing w:after="120"/>
              <w:rPr>
                <w:rFonts w:ascii="Roboto" w:hAnsi="Roboto" w:eastAsia="Roboto" w:cs="Roboto"/>
              </w:rPr>
            </w:pPr>
          </w:p>
        </w:tc>
        <w:tc>
          <w:tcPr>
            <w:tcW w:w="37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7EEF5D6F" w14:textId="19B6E0AC">
            <w:pPr>
              <w:spacing w:after="120"/>
              <w:rPr>
                <w:rFonts w:ascii="Roboto" w:hAnsi="Roboto" w:eastAsia="Roboto" w:cs="Roboto"/>
              </w:rPr>
            </w:pPr>
          </w:p>
        </w:tc>
      </w:tr>
      <w:tr w:rsidR="517E98C2" w:rsidTr="517E98C2" w14:paraId="24BA7368" w14:textId="77777777">
        <w:trPr>
          <w:trHeight w:val="300"/>
        </w:trPr>
        <w:tc>
          <w:tcPr>
            <w:tcW w:w="32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7A81EA17" w14:textId="177617F6">
            <w:pPr>
              <w:spacing w:after="120"/>
              <w:rPr>
                <w:rFonts w:ascii="Roboto" w:hAnsi="Roboto" w:eastAsia="Roboto" w:cs="Roboto"/>
              </w:rPr>
            </w:pPr>
          </w:p>
        </w:tc>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0D920A8B" w14:textId="5A4EAC9B">
            <w:pPr>
              <w:spacing w:after="120"/>
              <w:rPr>
                <w:rFonts w:ascii="Roboto" w:hAnsi="Roboto" w:eastAsia="Roboto" w:cs="Roboto"/>
              </w:rPr>
            </w:pPr>
          </w:p>
        </w:tc>
        <w:tc>
          <w:tcPr>
            <w:tcW w:w="37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41F7F362" w14:textId="1EDBE81F">
            <w:pPr>
              <w:spacing w:after="120"/>
              <w:rPr>
                <w:rFonts w:ascii="Roboto" w:hAnsi="Roboto" w:eastAsia="Roboto" w:cs="Roboto"/>
              </w:rPr>
            </w:pPr>
          </w:p>
        </w:tc>
      </w:tr>
    </w:tbl>
    <w:p w:rsidR="000E499A" w:rsidP="517E98C2" w:rsidRDefault="000E499A" w14:paraId="243B23E4" w14:textId="0937F385">
      <w:pPr>
        <w:pBdr>
          <w:top w:val="nil"/>
          <w:left w:val="nil"/>
          <w:bottom w:val="nil"/>
          <w:right w:val="nil"/>
          <w:between w:val="nil"/>
        </w:pBdr>
        <w:spacing w:before="120" w:after="120"/>
        <w:rPr>
          <w:rFonts w:ascii="Roboto" w:hAnsi="Roboto" w:eastAsia="Roboto" w:cs="Roboto"/>
          <w:color w:val="000000" w:themeColor="text1"/>
        </w:rPr>
      </w:pPr>
    </w:p>
    <w:p w:rsidR="000E499A" w:rsidP="517E98C2" w:rsidRDefault="1111E453" w14:paraId="3D90082F" w14:textId="4ECD8619">
      <w:pPr>
        <w:pStyle w:val="Heading2"/>
        <w:keepLines/>
        <w:spacing w:before="40" w:after="0"/>
        <w:rPr>
          <w:b w:val="0"/>
          <w:color w:val="000000" w:themeColor="text1"/>
        </w:rPr>
      </w:pPr>
      <w:r w:rsidRPr="517E98C2">
        <w:rPr>
          <w:b w:val="0"/>
          <w:color w:val="000000" w:themeColor="text1"/>
        </w:rPr>
        <w:t>Acronyms and Definitions</w:t>
      </w:r>
    </w:p>
    <w:p w:rsidR="000E499A" w:rsidP="517E98C2" w:rsidRDefault="1111E453" w14:paraId="38C4573B" w14:textId="6A496B20">
      <w:pPr>
        <w:pBdr>
          <w:top w:val="nil"/>
          <w:left w:val="nil"/>
          <w:bottom w:val="nil"/>
          <w:right w:val="nil"/>
          <w:between w:val="nil"/>
        </w:pBdr>
        <w:spacing w:before="120" w:after="120"/>
        <w:rPr>
          <w:rFonts w:ascii="Roboto" w:hAnsi="Roboto" w:eastAsia="Roboto" w:cs="Roboto"/>
          <w:color w:val="000000" w:themeColor="text1"/>
        </w:rPr>
      </w:pPr>
      <w:r w:rsidRPr="517E98C2">
        <w:rPr>
          <w:rFonts w:ascii="Roboto" w:hAnsi="Roboto" w:eastAsia="Roboto" w:cs="Roboto"/>
          <w:i/>
          <w:iCs/>
          <w:color w:val="000000" w:themeColor="text1"/>
        </w:rPr>
        <w:t>Add acronyms and definitions used in the document to this section</w:t>
      </w:r>
    </w:p>
    <w:tbl>
      <w:tblPr>
        <w:tblStyle w:val="TableGrid"/>
        <w:tblW w:w="0" w:type="auto"/>
        <w:tblInd w:w="10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3099"/>
        <w:gridCol w:w="6140"/>
      </w:tblGrid>
      <w:tr w:rsidR="517E98C2" w:rsidTr="517E98C2" w14:paraId="5978559B" w14:textId="77777777">
        <w:trPr>
          <w:trHeight w:val="345"/>
        </w:trPr>
        <w:tc>
          <w:tcPr>
            <w:tcW w:w="33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2060"/>
            <w:tcMar>
              <w:left w:w="105" w:type="dxa"/>
              <w:right w:w="105" w:type="dxa"/>
            </w:tcMar>
          </w:tcPr>
          <w:p w:rsidR="517E98C2" w:rsidP="517E98C2" w:rsidRDefault="517E98C2" w14:paraId="46C50F8E" w14:textId="46EC3179">
            <w:pPr>
              <w:spacing w:after="120"/>
              <w:rPr>
                <w:rFonts w:ascii="Roboto" w:hAnsi="Roboto" w:eastAsia="Roboto" w:cs="Roboto"/>
                <w:color w:val="FFFFFF" w:themeColor="background1"/>
              </w:rPr>
            </w:pPr>
            <w:r w:rsidRPr="517E98C2">
              <w:rPr>
                <w:rFonts w:ascii="Roboto" w:hAnsi="Roboto" w:eastAsia="Roboto" w:cs="Roboto"/>
                <w:color w:val="FFFFFF" w:themeColor="background1"/>
              </w:rPr>
              <w:t>Acronym/Term</w:t>
            </w:r>
          </w:p>
        </w:tc>
        <w:tc>
          <w:tcPr>
            <w:tcW w:w="678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02060"/>
            <w:tcMar>
              <w:left w:w="105" w:type="dxa"/>
              <w:right w:w="105" w:type="dxa"/>
            </w:tcMar>
          </w:tcPr>
          <w:p w:rsidR="517E98C2" w:rsidP="517E98C2" w:rsidRDefault="517E98C2" w14:paraId="499A861A" w14:textId="14C9DFDC">
            <w:pPr>
              <w:spacing w:after="120"/>
              <w:rPr>
                <w:rFonts w:ascii="Roboto" w:hAnsi="Roboto" w:eastAsia="Roboto" w:cs="Roboto"/>
                <w:color w:val="FFFFFF" w:themeColor="background1"/>
              </w:rPr>
            </w:pPr>
            <w:r w:rsidRPr="517E98C2">
              <w:rPr>
                <w:rFonts w:ascii="Roboto" w:hAnsi="Roboto" w:eastAsia="Roboto" w:cs="Roboto"/>
                <w:color w:val="FFFFFF" w:themeColor="background1"/>
              </w:rPr>
              <w:t>Description</w:t>
            </w:r>
          </w:p>
        </w:tc>
      </w:tr>
      <w:tr w:rsidR="517E98C2" w:rsidTr="517E98C2" w14:paraId="668192AB" w14:textId="77777777">
        <w:trPr>
          <w:trHeight w:val="300"/>
        </w:trPr>
        <w:tc>
          <w:tcPr>
            <w:tcW w:w="33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1C15C631" w14:textId="6EE237AB">
            <w:pPr>
              <w:spacing w:after="120"/>
              <w:rPr>
                <w:rFonts w:ascii="Roboto" w:hAnsi="Roboto" w:eastAsia="Roboto" w:cs="Roboto"/>
              </w:rPr>
            </w:pPr>
          </w:p>
        </w:tc>
        <w:tc>
          <w:tcPr>
            <w:tcW w:w="67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677F78BA" w14:textId="3DBB9AD9">
            <w:pPr>
              <w:spacing w:after="120"/>
              <w:rPr>
                <w:rFonts w:ascii="Roboto" w:hAnsi="Roboto" w:eastAsia="Roboto" w:cs="Roboto"/>
              </w:rPr>
            </w:pPr>
          </w:p>
        </w:tc>
      </w:tr>
      <w:tr w:rsidR="517E98C2" w:rsidTr="517E98C2" w14:paraId="71CCED9C" w14:textId="77777777">
        <w:trPr>
          <w:trHeight w:val="300"/>
        </w:trPr>
        <w:tc>
          <w:tcPr>
            <w:tcW w:w="33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33CA6D16" w14:textId="20D91FD8">
            <w:pPr>
              <w:spacing w:after="120"/>
              <w:rPr>
                <w:rFonts w:ascii="Roboto" w:hAnsi="Roboto" w:eastAsia="Roboto" w:cs="Roboto"/>
              </w:rPr>
            </w:pPr>
          </w:p>
        </w:tc>
        <w:tc>
          <w:tcPr>
            <w:tcW w:w="67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left w:w="105" w:type="dxa"/>
              <w:right w:w="105" w:type="dxa"/>
            </w:tcMar>
          </w:tcPr>
          <w:p w:rsidR="517E98C2" w:rsidP="517E98C2" w:rsidRDefault="517E98C2" w14:paraId="73E1CAE3" w14:textId="73FBE268">
            <w:pPr>
              <w:spacing w:after="120"/>
              <w:rPr>
                <w:rFonts w:ascii="Roboto" w:hAnsi="Roboto" w:eastAsia="Roboto" w:cs="Roboto"/>
              </w:rPr>
            </w:pPr>
          </w:p>
        </w:tc>
      </w:tr>
    </w:tbl>
    <w:p w:rsidR="000E499A" w:rsidP="517E98C2" w:rsidRDefault="000E499A" w14:paraId="72077A54" w14:textId="5E6FB941">
      <w:pPr>
        <w:keepNext/>
        <w:keepLines/>
        <w:spacing w:before="400" w:after="40"/>
        <w:rPr>
          <w:rFonts w:ascii="Roboto" w:hAnsi="Roboto" w:eastAsia="Roboto" w:cs="Roboto"/>
          <w:b/>
          <w:bCs/>
          <w:color w:val="0070C0"/>
        </w:rPr>
      </w:pPr>
    </w:p>
    <w:p w:rsidR="000E499A" w:rsidP="517E98C2" w:rsidRDefault="000E499A" w14:paraId="1299C43A" w14:textId="6BB4364B">
      <w:pPr>
        <w:pBdr>
          <w:top w:val="nil"/>
          <w:left w:val="nil"/>
          <w:bottom w:val="nil"/>
          <w:right w:val="nil"/>
          <w:between w:val="nil"/>
        </w:pBdr>
        <w:tabs>
          <w:tab w:val="left" w:pos="360"/>
          <w:tab w:val="right" w:pos="9360"/>
          <w:tab w:val="right" w:pos="10080"/>
        </w:tabs>
        <w:spacing w:before="120"/>
        <w:rPr>
          <w:rFonts w:ascii="Roboto" w:hAnsi="Roboto" w:eastAsia="Roboto" w:cs="Roboto"/>
          <w:b/>
          <w:bCs/>
          <w:color w:val="000000"/>
        </w:rPr>
      </w:pPr>
    </w:p>
    <w:p w:rsidR="000E499A" w:rsidRDefault="6A94A047" w14:paraId="08423271" w14:textId="77777777">
      <w:pPr>
        <w:pStyle w:val="Heading1"/>
        <w:numPr>
          <w:ilvl w:val="0"/>
          <w:numId w:val="6"/>
        </w:numPr>
      </w:pPr>
      <w:bookmarkStart w:name="_Toc209335334" w:id="2"/>
      <w:r>
        <w:t>Summary</w:t>
      </w:r>
      <w:bookmarkEnd w:id="2"/>
    </w:p>
    <w:p w:rsidRPr="00126BA9" w:rsidR="000E499A" w:rsidP="00800833" w:rsidRDefault="00126BA9" w14:paraId="3041A60D" w14:textId="47F1E254">
      <w:pPr>
        <w:spacing w:after="120"/>
        <w:jc w:val="both"/>
        <w:rPr>
          <w:rFonts w:ascii="Roboto" w:hAnsi="Roboto" w:eastAsia="Roboto" w:cs="Roboto"/>
          <w:i/>
          <w:iCs/>
          <w:color w:val="000000" w:themeColor="text1"/>
          <w:lang w:val="en-US"/>
        </w:rPr>
      </w:pPr>
      <w:bookmarkStart w:name="_heading=h.bbye1xl6gxzd" w:id="3"/>
      <w:bookmarkEnd w:id="3"/>
      <w:r w:rsidRPr="00126BA9">
        <w:rPr>
          <w:rFonts w:ascii="Roboto" w:hAnsi="Roboto" w:eastAsia="Roboto" w:cs="Roboto"/>
          <w:i/>
          <w:iCs/>
          <w:color w:val="000000" w:themeColor="text1"/>
          <w:lang w:val="en-US"/>
        </w:rPr>
        <w:t>The</w:t>
      </w:r>
      <w:r w:rsidR="00EE06C1">
        <w:rPr>
          <w:rFonts w:ascii="Roboto" w:hAnsi="Roboto" w:eastAsia="Roboto" w:cs="Roboto"/>
          <w:i/>
          <w:iCs/>
          <w:color w:val="000000" w:themeColor="text1"/>
          <w:lang w:val="en-US"/>
        </w:rPr>
        <w:t xml:space="preserve"> purpose of this interface is to send the Quality </w:t>
      </w:r>
      <w:r w:rsidRPr="00126BA9" w:rsidR="00EE06C1">
        <w:rPr>
          <w:rFonts w:ascii="Roboto" w:hAnsi="Roboto" w:eastAsia="Roboto" w:cs="Roboto"/>
          <w:i/>
          <w:iCs/>
          <w:color w:val="000000" w:themeColor="text1"/>
          <w:lang w:val="en-US"/>
        </w:rPr>
        <w:t>Inspection</w:t>
      </w:r>
      <w:r w:rsidRPr="00126BA9">
        <w:rPr>
          <w:rFonts w:ascii="Roboto" w:hAnsi="Roboto" w:eastAsia="Roboto" w:cs="Roboto"/>
          <w:i/>
          <w:iCs/>
          <w:color w:val="000000" w:themeColor="text1"/>
          <w:lang w:val="en-US"/>
        </w:rPr>
        <w:t xml:space="preserve"> lot data </w:t>
      </w:r>
      <w:r w:rsidR="00EE06C1">
        <w:rPr>
          <w:rFonts w:ascii="Roboto" w:hAnsi="Roboto" w:eastAsia="Roboto" w:cs="Roboto"/>
          <w:i/>
          <w:iCs/>
          <w:color w:val="000000" w:themeColor="text1"/>
          <w:lang w:val="en-US"/>
        </w:rPr>
        <w:t>to</w:t>
      </w:r>
      <w:r w:rsidRPr="00126BA9">
        <w:rPr>
          <w:rFonts w:ascii="Roboto" w:hAnsi="Roboto" w:eastAsia="Roboto" w:cs="Roboto"/>
          <w:i/>
          <w:iCs/>
          <w:color w:val="000000" w:themeColor="text1"/>
          <w:lang w:val="en-US"/>
        </w:rPr>
        <w:t xml:space="preserve"> be sent out to LIMS System automatically on creation of Inspection lot in SAP for the Material Which require Quality inspection, The LIMS System will perform the results Entry and the usage decision in LIMS and send the results back to SAP. LIMS Will be the Front-end System for the Quality Lab Application purpose</w:t>
      </w:r>
      <w:r w:rsidR="00EE06C1">
        <w:rPr>
          <w:rFonts w:ascii="Roboto" w:hAnsi="Roboto" w:eastAsia="Roboto" w:cs="Roboto"/>
          <w:i/>
          <w:iCs/>
          <w:color w:val="000000" w:themeColor="text1"/>
          <w:lang w:val="en-US"/>
        </w:rPr>
        <w:t>.</w:t>
      </w:r>
    </w:p>
    <w:p w:rsidR="000E499A" w:rsidRDefault="6A94A047" w14:paraId="426662AE" w14:textId="77777777">
      <w:pPr>
        <w:pStyle w:val="Heading2"/>
        <w:numPr>
          <w:ilvl w:val="0"/>
          <w:numId w:val="3"/>
        </w:numPr>
      </w:pPr>
      <w:bookmarkStart w:name="_Toc209335335" w:id="4"/>
      <w:r>
        <w:t>Functional description</w:t>
      </w:r>
      <w:bookmarkEnd w:id="4"/>
    </w:p>
    <w:p w:rsidR="00126BA9" w:rsidP="00800833" w:rsidRDefault="00126BA9" w14:paraId="45B2A910" w14:textId="77777777">
      <w:pPr>
        <w:spacing w:after="120"/>
        <w:jc w:val="both"/>
        <w:rPr>
          <w:rFonts w:ascii="Roboto" w:hAnsi="Roboto" w:eastAsia="Roboto" w:cs="Roboto"/>
          <w:i/>
          <w:iCs/>
          <w:color w:val="000000" w:themeColor="text1"/>
          <w:lang w:val="en-US"/>
        </w:rPr>
      </w:pPr>
      <w:r w:rsidRPr="00126BA9">
        <w:rPr>
          <w:rFonts w:ascii="Roboto" w:hAnsi="Roboto" w:eastAsia="Roboto" w:cs="Roboto"/>
          <w:i/>
          <w:iCs/>
          <w:color w:val="000000" w:themeColor="text1"/>
          <w:lang w:val="en-US"/>
        </w:rPr>
        <w:t>The Inspection lot data needs to be sent out to LIMS System automatically on creation of Inspection lot in SAP for the Material Which require Quality inspection, The LIMS System will perform the results Entry and the usage decision in LIMS and send the results back to SAP. LIMS Will be the Front-end System for the Quality Lab Application purpose and SAP will be the backend system for the Generation of the COA.</w:t>
      </w:r>
    </w:p>
    <w:p w:rsidR="00126BA9" w:rsidP="00800833" w:rsidRDefault="00126BA9" w14:paraId="454C06F0" w14:textId="77777777">
      <w:pPr>
        <w:pStyle w:val="Bodycopy"/>
        <w:jc w:val="both"/>
        <w:rPr>
          <w:rFonts w:ascii="Roboto" w:hAnsi="Roboto" w:eastAsia="Roboto" w:cs="Roboto"/>
          <w:i/>
          <w:iCs/>
          <w:color w:val="000000" w:themeColor="text1"/>
          <w:lang w:val="en-US"/>
        </w:rPr>
      </w:pPr>
      <w:r w:rsidRPr="00126BA9">
        <w:rPr>
          <w:rFonts w:ascii="Roboto" w:hAnsi="Roboto" w:eastAsia="Roboto" w:cs="Roboto"/>
          <w:i/>
          <w:iCs/>
          <w:color w:val="000000" w:themeColor="text1"/>
          <w:lang w:val="en-US"/>
        </w:rPr>
        <w:t>In case the inspection lot is cancelled, then the cancellation information should be sent to the External LIMS, so that the inspection processing / results recording does not begin in SAP.</w:t>
      </w:r>
    </w:p>
    <w:p w:rsidR="003674D3" w:rsidP="003674D3" w:rsidRDefault="003674D3" w14:paraId="53738C1C" w14:textId="77777777">
      <w:pPr>
        <w:pBdr>
          <w:top w:val="nil"/>
          <w:left w:val="nil"/>
          <w:bottom w:val="nil"/>
          <w:right w:val="nil"/>
          <w:between w:val="nil"/>
        </w:pBdr>
        <w:spacing w:after="120"/>
        <w:rPr>
          <w:rFonts w:ascii="Roboto" w:hAnsi="Roboto" w:eastAsia="Roboto" w:cs="Roboto"/>
          <w:i/>
          <w:iCs/>
          <w:color w:val="FF0000"/>
          <w:lang w:val="en-US"/>
        </w:rPr>
      </w:pPr>
      <w:r w:rsidRPr="00754EED">
        <w:rPr>
          <w:rFonts w:ascii="Roboto" w:hAnsi="Roboto" w:eastAsia="Roboto" w:cs="Roboto"/>
          <w:i/>
          <w:iCs/>
          <w:noProof/>
          <w:color w:val="FF0000"/>
          <w:lang w:val="en-US"/>
        </w:rPr>
        <w:drawing>
          <wp:inline distT="0" distB="0" distL="0" distR="0" wp14:anchorId="40AE262B" wp14:editId="73FB06A6">
            <wp:extent cx="3664138" cy="5397777"/>
            <wp:effectExtent l="0" t="0" r="0" b="0"/>
            <wp:docPr id="5576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3061" name=""/>
                    <pic:cNvPicPr/>
                  </pic:nvPicPr>
                  <pic:blipFill>
                    <a:blip r:embed="rId12"/>
                    <a:stretch>
                      <a:fillRect/>
                    </a:stretch>
                  </pic:blipFill>
                  <pic:spPr>
                    <a:xfrm>
                      <a:off x="0" y="0"/>
                      <a:ext cx="3664138" cy="5397777"/>
                    </a:xfrm>
                    <a:prstGeom prst="rect">
                      <a:avLst/>
                    </a:prstGeom>
                  </pic:spPr>
                </pic:pic>
              </a:graphicData>
            </a:graphic>
          </wp:inline>
        </w:drawing>
      </w:r>
    </w:p>
    <w:p w:rsidRPr="00B337EC" w:rsidR="003674D3" w:rsidP="003674D3" w:rsidRDefault="003674D3" w14:paraId="12D2EBD6" w14:textId="77777777">
      <w:pPr>
        <w:pBdr>
          <w:top w:val="nil"/>
          <w:left w:val="nil"/>
          <w:bottom w:val="nil"/>
          <w:right w:val="nil"/>
          <w:between w:val="nil"/>
        </w:pBdr>
        <w:spacing w:after="120"/>
        <w:rPr>
          <w:rFonts w:ascii="Roboto" w:hAnsi="Roboto" w:eastAsia="Roboto" w:cs="Roboto"/>
          <w:i/>
          <w:iCs/>
          <w:color w:val="FF0000"/>
          <w:lang w:val="en-US"/>
        </w:rPr>
      </w:pPr>
      <w:r w:rsidRPr="00754EED">
        <w:rPr>
          <w:rFonts w:ascii="Roboto" w:hAnsi="Roboto" w:eastAsia="Roboto" w:cs="Roboto"/>
          <w:i/>
          <w:iCs/>
          <w:noProof/>
          <w:color w:val="FF0000"/>
          <w:lang w:val="en-US"/>
        </w:rPr>
        <w:drawing>
          <wp:inline distT="0" distB="0" distL="0" distR="0" wp14:anchorId="003B1601" wp14:editId="75C7D60A">
            <wp:extent cx="3600635" cy="1047804"/>
            <wp:effectExtent l="0" t="0" r="0" b="0"/>
            <wp:docPr id="37684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44406" name=""/>
                    <pic:cNvPicPr/>
                  </pic:nvPicPr>
                  <pic:blipFill>
                    <a:blip r:embed="rId13"/>
                    <a:stretch>
                      <a:fillRect/>
                    </a:stretch>
                  </pic:blipFill>
                  <pic:spPr>
                    <a:xfrm>
                      <a:off x="0" y="0"/>
                      <a:ext cx="3600635" cy="1047804"/>
                    </a:xfrm>
                    <a:prstGeom prst="rect">
                      <a:avLst/>
                    </a:prstGeom>
                  </pic:spPr>
                </pic:pic>
              </a:graphicData>
            </a:graphic>
          </wp:inline>
        </w:drawing>
      </w:r>
    </w:p>
    <w:p w:rsidRPr="00126BA9" w:rsidR="003674D3" w:rsidP="00800833" w:rsidRDefault="003674D3" w14:paraId="1C8B985D" w14:textId="77777777">
      <w:pPr>
        <w:pStyle w:val="Bodycopy"/>
        <w:jc w:val="both"/>
        <w:rPr>
          <w:rFonts w:ascii="Roboto" w:hAnsi="Roboto" w:eastAsia="Roboto" w:cs="Roboto"/>
          <w:i/>
          <w:iCs/>
          <w:color w:val="000000" w:themeColor="text1"/>
          <w:lang w:val="en-US"/>
        </w:rPr>
      </w:pPr>
    </w:p>
    <w:p w:rsidR="000E499A" w:rsidRDefault="6A94A047" w14:paraId="250200E6" w14:textId="77777777">
      <w:pPr>
        <w:pStyle w:val="Heading2"/>
        <w:numPr>
          <w:ilvl w:val="0"/>
          <w:numId w:val="4"/>
        </w:numPr>
      </w:pPr>
      <w:bookmarkStart w:name="_Toc209335336" w:id="5"/>
      <w:r>
        <w:t>Business Driver</w:t>
      </w:r>
      <w:bookmarkEnd w:id="5"/>
    </w:p>
    <w:p w:rsidRPr="00D71072" w:rsidR="00B33AB7" w:rsidP="00B33AB7" w:rsidRDefault="00B33AB7" w14:paraId="69370736" w14:textId="75A2FF4E">
      <w:pPr>
        <w:pStyle w:val="Level1"/>
        <w:jc w:val="both"/>
        <w:rPr>
          <w:rFonts w:eastAsia="Times New Roman" w:cs="Arial"/>
          <w:i w:val="0"/>
          <w:iCs w:val="0"/>
          <w:color w:val="auto"/>
          <w:sz w:val="20"/>
          <w:szCs w:val="20"/>
          <w:lang w:val="en-GB"/>
        </w:rPr>
      </w:pPr>
      <w:r w:rsidRPr="00D71072">
        <w:rPr>
          <w:rFonts w:eastAsia="Times New Roman" w:cs="Arial"/>
          <w:i w:val="0"/>
          <w:iCs w:val="0"/>
          <w:color w:val="auto"/>
          <w:sz w:val="20"/>
          <w:szCs w:val="20"/>
          <w:lang w:val="en-GB"/>
        </w:rPr>
        <w:t xml:space="preserve">This </w:t>
      </w:r>
      <w:r w:rsidRPr="738B2471">
        <w:rPr>
          <w:rFonts w:eastAsia="Times New Roman" w:cs="Arial"/>
          <w:i w:val="0"/>
          <w:iCs w:val="0"/>
          <w:color w:val="auto"/>
          <w:sz w:val="20"/>
          <w:szCs w:val="20"/>
          <w:lang w:val="en-GB"/>
        </w:rPr>
        <w:t>i</w:t>
      </w:r>
      <w:r w:rsidRPr="00D71072">
        <w:rPr>
          <w:rFonts w:eastAsia="Times New Roman" w:cs="Arial"/>
          <w:i w:val="0"/>
          <w:iCs w:val="0"/>
          <w:color w:val="auto"/>
          <w:sz w:val="20"/>
          <w:szCs w:val="20"/>
          <w:lang w:val="en-GB"/>
        </w:rPr>
        <w:t xml:space="preserve">nterface will serve as the starting point for sending the Inspection Lot details so that they can be used in LIMS to send back the results for the characteristics and usage decision </w:t>
      </w:r>
      <w:r w:rsidRPr="738B2471">
        <w:rPr>
          <w:rFonts w:eastAsia="Times New Roman" w:cs="Arial"/>
          <w:i w:val="0"/>
          <w:iCs w:val="0"/>
          <w:color w:val="auto"/>
          <w:sz w:val="20"/>
          <w:szCs w:val="20"/>
          <w:lang w:val="en-GB"/>
        </w:rPr>
        <w:t>b</w:t>
      </w:r>
      <w:r w:rsidRPr="00D71072">
        <w:rPr>
          <w:rFonts w:eastAsia="Times New Roman" w:cs="Arial"/>
          <w:i w:val="0"/>
          <w:iCs w:val="0"/>
          <w:color w:val="auto"/>
          <w:sz w:val="20"/>
          <w:szCs w:val="20"/>
          <w:lang w:val="en-GB"/>
        </w:rPr>
        <w:t>ack to SAP</w:t>
      </w:r>
    </w:p>
    <w:p w:rsidR="000E499A" w:rsidP="00B33AB7" w:rsidRDefault="00B33AB7" w14:paraId="61B86600" w14:textId="32168A2C">
      <w:pPr>
        <w:spacing w:after="120"/>
        <w:rPr>
          <w:rFonts w:ascii="Roboto" w:hAnsi="Roboto" w:eastAsia="Roboto" w:cs="Roboto"/>
          <w:i/>
          <w:iCs/>
          <w:lang w:val="en-US"/>
        </w:rPr>
      </w:pPr>
      <w:r w:rsidRPr="00D71072">
        <w:rPr>
          <w:rFonts w:eastAsia="Times New Roman"/>
          <w:lang w:val="en-GB"/>
        </w:rPr>
        <w:t xml:space="preserve">The above process will help streamline the process of product disposition to decide if a product is accepted or rejected and link the product with the stock disposition and integrate upstream and downstream the business processes in </w:t>
      </w:r>
      <w:r>
        <w:rPr>
          <w:rFonts w:eastAsia="Times New Roman"/>
          <w:lang w:val="en-GB"/>
        </w:rPr>
        <w:t>SAP</w:t>
      </w:r>
    </w:p>
    <w:p w:rsidR="000E499A" w:rsidRDefault="6A94A047" w14:paraId="14925C5D" w14:textId="77777777">
      <w:pPr>
        <w:pStyle w:val="Heading2"/>
        <w:numPr>
          <w:ilvl w:val="1"/>
          <w:numId w:val="5"/>
        </w:numPr>
        <w:ind w:left="720" w:hanging="570"/>
      </w:pPr>
      <w:bookmarkStart w:name="_Toc209335337" w:id="6"/>
      <w:r w:rsidRPr="1BEDE2CE">
        <w:rPr>
          <w:lang w:val="en-US"/>
        </w:rPr>
        <w:t>Impacted Systems</w:t>
      </w:r>
      <w:bookmarkEnd w:id="6"/>
    </w:p>
    <w:p w:rsidR="000E499A" w:rsidP="07CC5FDB" w:rsidRDefault="005013D4" w14:paraId="7D3DB38C" w14:textId="77777777">
      <w:pPr>
        <w:pBdr>
          <w:top w:val="nil"/>
          <w:left w:val="nil"/>
          <w:bottom w:val="nil"/>
          <w:right w:val="nil"/>
          <w:between w:val="nil"/>
        </w:pBdr>
        <w:spacing w:after="120"/>
        <w:rPr>
          <w:rFonts w:ascii="Roboto" w:hAnsi="Roboto" w:eastAsia="Roboto" w:cs="Roboto"/>
          <w:i/>
          <w:iCs/>
          <w:color w:val="000000" w:themeColor="text1"/>
          <w:lang w:val="en-US"/>
        </w:rPr>
      </w:pPr>
      <w:r w:rsidRPr="07CC5FDB">
        <w:rPr>
          <w:rFonts w:ascii="Roboto" w:hAnsi="Roboto" w:eastAsia="Roboto" w:cs="Roboto"/>
          <w:color w:val="000000" w:themeColor="text1"/>
          <w:lang w:val="en-US"/>
        </w:rPr>
        <w:t xml:space="preserve"> </w:t>
      </w:r>
      <w:r w:rsidRPr="07CC5FDB">
        <w:rPr>
          <w:rFonts w:ascii="Roboto" w:hAnsi="Roboto" w:eastAsia="Roboto" w:cs="Roboto"/>
          <w:i/>
          <w:iCs/>
          <w:color w:val="000000" w:themeColor="text1"/>
          <w:lang w:val="en-US"/>
        </w:rPr>
        <w:t>In the list below, check all systems that will either be sending or receiving data as part of this interface.  The list of possible systems for this project should have been developed as part of the first functional specification template.  Please include both the middleware application and other systems that will be receiving the data.</w:t>
      </w:r>
    </w:p>
    <w:p w:rsidR="00B33AB7" w:rsidP="07CC5FDB" w:rsidRDefault="00B33AB7" w14:paraId="41B955C6" w14:textId="62ED2819">
      <w:pPr>
        <w:pBdr>
          <w:top w:val="nil"/>
          <w:left w:val="nil"/>
          <w:bottom w:val="nil"/>
          <w:right w:val="nil"/>
          <w:between w:val="nil"/>
        </w:pBdr>
        <w:spacing w:after="120"/>
        <w:rPr>
          <w:rFonts w:ascii="Roboto" w:hAnsi="Roboto" w:eastAsia="Roboto" w:cs="Roboto"/>
          <w:i/>
          <w:iCs/>
          <w:color w:val="000000" w:themeColor="text1"/>
          <w:lang w:val="en-US"/>
        </w:rPr>
      </w:pPr>
      <w:r>
        <w:rPr>
          <w:rFonts w:ascii="Roboto" w:hAnsi="Roboto" w:eastAsia="Roboto" w:cs="Roboto"/>
          <w:i/>
          <w:iCs/>
          <w:color w:val="000000" w:themeColor="text1"/>
          <w:lang w:val="en-US"/>
        </w:rPr>
        <w:t>Perform Results recording and Usage decision process will be impacted if the inspection lot details are not sent to LIMS for inspection processing.</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20"/>
        <w:gridCol w:w="7480"/>
      </w:tblGrid>
      <w:tr w:rsidRPr="00B33AB7" w:rsidR="00B33AB7" w:rsidTr="00B33AB7" w14:paraId="65326272" w14:textId="77777777">
        <w:trPr>
          <w:trHeight w:val="290"/>
        </w:trPr>
        <w:tc>
          <w:tcPr>
            <w:tcW w:w="1720" w:type="dxa"/>
            <w:noWrap/>
            <w:vAlign w:val="bottom"/>
            <w:hideMark/>
          </w:tcPr>
          <w:p w:rsidRPr="00B33AB7" w:rsidR="00B33AB7" w:rsidP="00B33AB7" w:rsidRDefault="00B33AB7" w14:paraId="5FAB1D84" w14:textId="77777777">
            <w:pPr>
              <w:rPr>
                <w:rFonts w:ascii="Calibri" w:hAnsi="Calibri" w:eastAsia="Times New Roman" w:cs="Calibri"/>
                <w:color w:val="000000"/>
                <w:sz w:val="22"/>
                <w:szCs w:val="22"/>
                <w:lang w:val="en-US" w:eastAsia="en-US"/>
              </w:rPr>
            </w:pPr>
            <w:r w:rsidRPr="00B33AB7">
              <w:rPr>
                <w:rFonts w:ascii="Calibri" w:hAnsi="Calibri" w:eastAsia="Times New Roman" w:cs="Calibri"/>
                <w:color w:val="000000"/>
                <w:sz w:val="22"/>
                <w:szCs w:val="22"/>
                <w:lang w:val="en-US" w:eastAsia="en-US"/>
              </w:rPr>
              <w:t>Jira ID</w:t>
            </w:r>
          </w:p>
        </w:tc>
        <w:tc>
          <w:tcPr>
            <w:tcW w:w="7480" w:type="dxa"/>
            <w:noWrap/>
            <w:vAlign w:val="bottom"/>
            <w:hideMark/>
          </w:tcPr>
          <w:p w:rsidRPr="00B33AB7" w:rsidR="00B33AB7" w:rsidP="00B33AB7" w:rsidRDefault="00B33AB7" w14:paraId="42983B94" w14:textId="77777777">
            <w:pPr>
              <w:rPr>
                <w:rFonts w:ascii="Calibri" w:hAnsi="Calibri" w:eastAsia="Times New Roman" w:cs="Calibri"/>
                <w:color w:val="000000"/>
                <w:sz w:val="22"/>
                <w:szCs w:val="22"/>
                <w:lang w:val="en-US" w:eastAsia="en-US"/>
              </w:rPr>
            </w:pPr>
            <w:r w:rsidRPr="00B33AB7">
              <w:rPr>
                <w:rFonts w:ascii="Calibri" w:hAnsi="Calibri" w:eastAsia="Times New Roman" w:cs="Calibri"/>
                <w:color w:val="000000"/>
                <w:sz w:val="22"/>
                <w:szCs w:val="22"/>
                <w:lang w:val="en-US" w:eastAsia="en-US"/>
              </w:rPr>
              <w:t>Gap description</w:t>
            </w:r>
          </w:p>
        </w:tc>
      </w:tr>
      <w:tr w:rsidRPr="00B33AB7" w:rsidR="00B33AB7" w:rsidTr="00B33AB7" w14:paraId="5BD7A3D5" w14:textId="77777777">
        <w:trPr>
          <w:trHeight w:val="290"/>
        </w:trPr>
        <w:tc>
          <w:tcPr>
            <w:tcW w:w="1720" w:type="dxa"/>
            <w:noWrap/>
            <w:vAlign w:val="bottom"/>
            <w:hideMark/>
          </w:tcPr>
          <w:p w:rsidRPr="00B33AB7" w:rsidR="00B33AB7" w:rsidP="00B33AB7" w:rsidRDefault="00B33AB7" w14:paraId="3E1D31FB" w14:textId="77777777">
            <w:pPr>
              <w:rPr>
                <w:rFonts w:ascii="Calibri" w:hAnsi="Calibri" w:eastAsia="Times New Roman" w:cs="Calibri"/>
                <w:color w:val="0563C1"/>
                <w:sz w:val="22"/>
                <w:szCs w:val="22"/>
                <w:u w:val="single"/>
                <w:lang w:val="en-US" w:eastAsia="en-US"/>
              </w:rPr>
            </w:pPr>
            <w:hyperlink w:history="1" r:id="rId14">
              <w:r w:rsidRPr="00B33AB7">
                <w:rPr>
                  <w:rFonts w:ascii="Calibri" w:hAnsi="Calibri" w:eastAsia="Times New Roman" w:cs="Calibri"/>
                  <w:color w:val="0563C1"/>
                  <w:sz w:val="22"/>
                  <w:szCs w:val="22"/>
                  <w:u w:val="single"/>
                  <w:lang w:val="en-US" w:eastAsia="en-US"/>
                </w:rPr>
                <w:t>SPARK-21518</w:t>
              </w:r>
            </w:hyperlink>
          </w:p>
        </w:tc>
        <w:tc>
          <w:tcPr>
            <w:tcW w:w="7480" w:type="dxa"/>
            <w:noWrap/>
            <w:vAlign w:val="center"/>
            <w:hideMark/>
          </w:tcPr>
          <w:p w:rsidRPr="00B33AB7" w:rsidR="00B33AB7" w:rsidP="00B33AB7" w:rsidRDefault="00B33AB7" w14:paraId="011348AC" w14:textId="77777777">
            <w:pPr>
              <w:rPr>
                <w:rFonts w:ascii="Calibri" w:hAnsi="Calibri" w:eastAsia="Times New Roman" w:cs="Calibri"/>
                <w:color w:val="292A2E"/>
                <w:sz w:val="22"/>
                <w:szCs w:val="22"/>
                <w:lang w:val="en-US" w:eastAsia="en-US"/>
              </w:rPr>
            </w:pPr>
            <w:r w:rsidRPr="00B33AB7">
              <w:rPr>
                <w:rFonts w:ascii="Calibri" w:hAnsi="Calibri" w:eastAsia="Times New Roman" w:cs="Calibri"/>
                <w:color w:val="292A2E"/>
                <w:sz w:val="22"/>
                <w:szCs w:val="22"/>
                <w:lang w:val="en-US" w:eastAsia="en-US"/>
              </w:rPr>
              <w:t>7.4.8.5 LIMS Integration - GAP - Results Recording LIMS to SAP - Inbound</w:t>
            </w:r>
          </w:p>
        </w:tc>
      </w:tr>
      <w:tr w:rsidRPr="00B33AB7" w:rsidR="00B33AB7" w:rsidTr="00B33AB7" w14:paraId="71D936C2" w14:textId="77777777">
        <w:trPr>
          <w:trHeight w:val="290"/>
        </w:trPr>
        <w:tc>
          <w:tcPr>
            <w:tcW w:w="1720" w:type="dxa"/>
            <w:noWrap/>
            <w:vAlign w:val="bottom"/>
            <w:hideMark/>
          </w:tcPr>
          <w:p w:rsidRPr="00B33AB7" w:rsidR="00B33AB7" w:rsidP="00B33AB7" w:rsidRDefault="00B33AB7" w14:paraId="7AB508CE" w14:textId="77777777">
            <w:pPr>
              <w:rPr>
                <w:rFonts w:ascii="Calibri" w:hAnsi="Calibri" w:eastAsia="Times New Roman" w:cs="Calibri"/>
                <w:color w:val="0563C1"/>
                <w:sz w:val="22"/>
                <w:szCs w:val="22"/>
                <w:u w:val="single"/>
                <w:lang w:val="en-US" w:eastAsia="en-US"/>
              </w:rPr>
            </w:pPr>
            <w:hyperlink w:history="1" r:id="rId15">
              <w:r w:rsidRPr="00B33AB7">
                <w:rPr>
                  <w:rFonts w:ascii="Calibri" w:hAnsi="Calibri" w:eastAsia="Times New Roman" w:cs="Calibri"/>
                  <w:color w:val="0563C1"/>
                  <w:sz w:val="22"/>
                  <w:szCs w:val="22"/>
                  <w:u w:val="single"/>
                  <w:lang w:val="en-US" w:eastAsia="en-US"/>
                </w:rPr>
                <w:t>SPARK-21519</w:t>
              </w:r>
            </w:hyperlink>
          </w:p>
        </w:tc>
        <w:tc>
          <w:tcPr>
            <w:tcW w:w="7480" w:type="dxa"/>
            <w:noWrap/>
            <w:vAlign w:val="bottom"/>
            <w:hideMark/>
          </w:tcPr>
          <w:p w:rsidRPr="00B33AB7" w:rsidR="00B33AB7" w:rsidP="00B33AB7" w:rsidRDefault="00B33AB7" w14:paraId="0E1FB7C2" w14:textId="77777777">
            <w:pPr>
              <w:rPr>
                <w:rFonts w:ascii="Calibri" w:hAnsi="Calibri" w:eastAsia="Times New Roman" w:cs="Calibri"/>
                <w:color w:val="000000"/>
                <w:sz w:val="22"/>
                <w:szCs w:val="22"/>
                <w:lang w:val="en-US" w:eastAsia="en-US"/>
              </w:rPr>
            </w:pPr>
            <w:r w:rsidRPr="00B33AB7">
              <w:rPr>
                <w:rFonts w:ascii="Calibri" w:hAnsi="Calibri" w:eastAsia="Times New Roman" w:cs="Calibri"/>
                <w:color w:val="000000"/>
                <w:sz w:val="22"/>
                <w:szCs w:val="22"/>
                <w:lang w:val="en-US" w:eastAsia="en-US"/>
              </w:rPr>
              <w:t>7.4.8.5 LIMS Integration - GAP - Usage Decision LIMS to SAP</w:t>
            </w:r>
          </w:p>
        </w:tc>
      </w:tr>
    </w:tbl>
    <w:p w:rsidR="00B33AB7" w:rsidP="07CC5FDB" w:rsidRDefault="00B33AB7" w14:paraId="42BA53CF" w14:textId="77777777">
      <w:pPr>
        <w:pBdr>
          <w:top w:val="nil"/>
          <w:left w:val="nil"/>
          <w:bottom w:val="nil"/>
          <w:right w:val="nil"/>
          <w:between w:val="nil"/>
        </w:pBdr>
        <w:spacing w:after="120"/>
        <w:rPr>
          <w:rFonts w:ascii="Roboto" w:hAnsi="Roboto" w:eastAsia="Roboto" w:cs="Roboto"/>
          <w:color w:val="000000"/>
          <w:lang w:val="en-US"/>
        </w:rPr>
      </w:pPr>
    </w:p>
    <w:tbl>
      <w:tblPr>
        <w:tblStyle w:val="10"/>
        <w:tblpPr w:leftFromText="180" w:rightFromText="180" w:vertAnchor="text" w:horzAnchor="page" w:tblpX="1967" w:tblpY="-19"/>
        <w:tblW w:w="791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240"/>
        <w:gridCol w:w="5670"/>
      </w:tblGrid>
      <w:tr w:rsidRPr="008B758E" w:rsidR="00B33AB7" w14:paraId="0BA9FF32" w14:textId="77777777">
        <w:tc>
          <w:tcPr>
            <w:tcW w:w="2240" w:type="dxa"/>
            <w:shd w:val="clear" w:color="auto" w:fill="000000" w:themeFill="text1"/>
            <w:tcMar>
              <w:top w:w="100" w:type="dxa"/>
              <w:left w:w="100" w:type="dxa"/>
              <w:bottom w:w="100" w:type="dxa"/>
              <w:right w:w="100" w:type="dxa"/>
            </w:tcMar>
          </w:tcPr>
          <w:p w:rsidRPr="008B758E" w:rsidR="00B33AB7" w:rsidRDefault="00B33AB7" w14:paraId="3B7E797F" w14:textId="77777777">
            <w:pPr>
              <w:widowControl w:val="0"/>
              <w:pBdr>
                <w:top w:val="nil"/>
                <w:left w:val="nil"/>
                <w:bottom w:val="nil"/>
                <w:right w:val="nil"/>
                <w:between w:val="nil"/>
              </w:pBdr>
              <w:spacing w:line="240" w:lineRule="auto"/>
              <w:jc w:val="center"/>
              <w:rPr>
                <w:rFonts w:ascii="Open Sans" w:hAnsi="Open Sans" w:cs="Open Sans" w:eastAsiaTheme="minorHAnsi"/>
                <w:b/>
                <w:bCs/>
                <w:kern w:val="12"/>
                <w:sz w:val="20"/>
                <w:szCs w:val="20"/>
                <w:lang w:val="en-US"/>
              </w:rPr>
            </w:pPr>
            <w:r w:rsidRPr="008B758E">
              <w:rPr>
                <w:rFonts w:ascii="Open Sans" w:hAnsi="Open Sans" w:cs="Open Sans" w:eastAsiaTheme="minorHAnsi"/>
                <w:b/>
                <w:bCs/>
                <w:kern w:val="12"/>
                <w:sz w:val="20"/>
                <w:szCs w:val="20"/>
                <w:lang w:val="en-US"/>
              </w:rPr>
              <w:t>Source System</w:t>
            </w:r>
          </w:p>
        </w:tc>
        <w:tc>
          <w:tcPr>
            <w:tcW w:w="5670" w:type="dxa"/>
            <w:shd w:val="clear" w:color="auto" w:fill="000000" w:themeFill="text1"/>
            <w:tcMar>
              <w:top w:w="100" w:type="dxa"/>
              <w:left w:w="100" w:type="dxa"/>
              <w:bottom w:w="100" w:type="dxa"/>
              <w:right w:w="100" w:type="dxa"/>
            </w:tcMar>
          </w:tcPr>
          <w:p w:rsidRPr="008B758E" w:rsidR="00B33AB7" w:rsidRDefault="00B33AB7" w14:paraId="7E07C8A9" w14:textId="77777777">
            <w:pPr>
              <w:widowControl w:val="0"/>
              <w:pBdr>
                <w:top w:val="nil"/>
                <w:left w:val="nil"/>
                <w:bottom w:val="nil"/>
                <w:right w:val="nil"/>
                <w:between w:val="nil"/>
              </w:pBdr>
              <w:spacing w:line="240" w:lineRule="auto"/>
              <w:jc w:val="center"/>
              <w:rPr>
                <w:rFonts w:ascii="Open Sans" w:hAnsi="Open Sans" w:cs="Open Sans" w:eastAsiaTheme="minorHAnsi"/>
                <w:b/>
                <w:bCs/>
                <w:kern w:val="12"/>
                <w:sz w:val="20"/>
                <w:szCs w:val="20"/>
                <w:lang w:val="en-US"/>
              </w:rPr>
            </w:pPr>
            <w:r w:rsidRPr="008B758E">
              <w:rPr>
                <w:rFonts w:ascii="Open Sans" w:hAnsi="Open Sans" w:cs="Open Sans" w:eastAsiaTheme="minorHAnsi"/>
                <w:b/>
                <w:bCs/>
                <w:kern w:val="12"/>
                <w:sz w:val="20"/>
                <w:szCs w:val="20"/>
                <w:lang w:val="en-US"/>
              </w:rPr>
              <w:t>GBU</w:t>
            </w:r>
          </w:p>
        </w:tc>
      </w:tr>
      <w:tr w:rsidRPr="008B758E" w:rsidR="00B33AB7" w14:paraId="74BF2135" w14:textId="77777777">
        <w:tc>
          <w:tcPr>
            <w:tcW w:w="2240" w:type="dxa"/>
            <w:tcMar>
              <w:top w:w="100" w:type="dxa"/>
              <w:left w:w="100" w:type="dxa"/>
              <w:bottom w:w="100" w:type="dxa"/>
              <w:right w:w="100" w:type="dxa"/>
            </w:tcMar>
          </w:tcPr>
          <w:p w:rsidRPr="008B758E" w:rsidR="00B33AB7" w:rsidRDefault="00B33AB7" w14:paraId="13AFE820" w14:textId="77777777">
            <w:pPr>
              <w:widowControl w:val="0"/>
              <w:pBdr>
                <w:top w:val="nil"/>
                <w:left w:val="nil"/>
                <w:bottom w:val="nil"/>
                <w:right w:val="nil"/>
                <w:between w:val="nil"/>
              </w:pBdr>
              <w:spacing w:line="240" w:lineRule="auto"/>
              <w:rPr>
                <w:rFonts w:ascii="Open Sans" w:hAnsi="Open Sans" w:cs="Open Sans" w:eastAsiaTheme="minorHAnsi"/>
                <w:kern w:val="12"/>
                <w:sz w:val="20"/>
                <w:szCs w:val="20"/>
                <w:lang w:val="en-US"/>
              </w:rPr>
            </w:pPr>
            <w:r w:rsidRPr="008B758E">
              <w:rPr>
                <w:rFonts w:ascii="Open Sans" w:hAnsi="Open Sans" w:cs="Open Sans" w:eastAsiaTheme="minorHAnsi"/>
                <w:kern w:val="12"/>
                <w:sz w:val="20"/>
                <w:szCs w:val="20"/>
                <w:lang w:val="en-US"/>
              </w:rPr>
              <w:t xml:space="preserve">PF1 = ERP </w:t>
            </w:r>
          </w:p>
        </w:tc>
        <w:tc>
          <w:tcPr>
            <w:tcW w:w="5670" w:type="dxa"/>
            <w:tcMar>
              <w:top w:w="100" w:type="dxa"/>
              <w:left w:w="100" w:type="dxa"/>
              <w:bottom w:w="100" w:type="dxa"/>
              <w:right w:w="100" w:type="dxa"/>
            </w:tcMar>
          </w:tcPr>
          <w:p w:rsidRPr="008B758E" w:rsidR="00B33AB7" w:rsidRDefault="00B33AB7" w14:paraId="5E68C7A0" w14:textId="77777777">
            <w:pPr>
              <w:widowControl w:val="0"/>
              <w:pBdr>
                <w:top w:val="nil"/>
                <w:left w:val="nil"/>
                <w:bottom w:val="nil"/>
                <w:right w:val="nil"/>
                <w:between w:val="nil"/>
              </w:pBdr>
              <w:spacing w:line="240" w:lineRule="auto"/>
              <w:rPr>
                <w:rFonts w:ascii="Open Sans" w:hAnsi="Open Sans" w:cs="Open Sans" w:eastAsiaTheme="minorHAnsi"/>
                <w:kern w:val="12"/>
                <w:sz w:val="20"/>
                <w:szCs w:val="20"/>
                <w:lang w:val="en-US"/>
              </w:rPr>
            </w:pPr>
            <w:r w:rsidRPr="008B758E">
              <w:rPr>
                <w:rFonts w:ascii="Open Sans" w:hAnsi="Open Sans" w:cs="Open Sans" w:eastAsiaTheme="minorHAnsi"/>
                <w:kern w:val="12"/>
                <w:sz w:val="20"/>
                <w:szCs w:val="20"/>
                <w:lang w:val="en-US"/>
              </w:rPr>
              <w:t>Spec Chem, Peroxides, Soda Ash &amp; Derivatives, Silica</w:t>
            </w:r>
          </w:p>
        </w:tc>
      </w:tr>
      <w:tr w:rsidRPr="008B758E" w:rsidR="00B33AB7" w14:paraId="6AA03481" w14:textId="77777777">
        <w:tc>
          <w:tcPr>
            <w:tcW w:w="2240" w:type="dxa"/>
            <w:tcMar>
              <w:top w:w="100" w:type="dxa"/>
              <w:left w:w="100" w:type="dxa"/>
              <w:bottom w:w="100" w:type="dxa"/>
              <w:right w:w="100" w:type="dxa"/>
            </w:tcMar>
          </w:tcPr>
          <w:p w:rsidRPr="008B758E" w:rsidR="00B33AB7" w:rsidRDefault="00B33AB7" w14:paraId="6369F785" w14:textId="77777777">
            <w:pPr>
              <w:widowControl w:val="0"/>
              <w:pBdr>
                <w:top w:val="nil"/>
                <w:left w:val="nil"/>
                <w:bottom w:val="nil"/>
                <w:right w:val="nil"/>
                <w:between w:val="nil"/>
              </w:pBdr>
              <w:spacing w:line="240" w:lineRule="auto"/>
              <w:rPr>
                <w:rFonts w:ascii="Open Sans" w:hAnsi="Open Sans" w:cs="Open Sans" w:eastAsiaTheme="minorHAnsi"/>
                <w:kern w:val="12"/>
                <w:sz w:val="20"/>
                <w:szCs w:val="20"/>
                <w:lang w:val="en-US"/>
              </w:rPr>
            </w:pPr>
            <w:r w:rsidRPr="008B758E">
              <w:rPr>
                <w:rFonts w:ascii="Open Sans" w:hAnsi="Open Sans" w:cs="Open Sans" w:eastAsiaTheme="minorHAnsi"/>
                <w:kern w:val="12"/>
                <w:sz w:val="20"/>
                <w:szCs w:val="20"/>
                <w:lang w:val="en-US"/>
              </w:rPr>
              <w:t>WP1 = ERP</w:t>
            </w:r>
          </w:p>
        </w:tc>
        <w:tc>
          <w:tcPr>
            <w:tcW w:w="5670" w:type="dxa"/>
            <w:tcMar>
              <w:top w:w="100" w:type="dxa"/>
              <w:left w:w="100" w:type="dxa"/>
              <w:bottom w:w="100" w:type="dxa"/>
              <w:right w:w="100" w:type="dxa"/>
            </w:tcMar>
          </w:tcPr>
          <w:p w:rsidRPr="008B758E" w:rsidR="00B33AB7" w:rsidRDefault="00B33AB7" w14:paraId="7349A086" w14:textId="77777777">
            <w:pPr>
              <w:widowControl w:val="0"/>
              <w:pBdr>
                <w:top w:val="nil"/>
                <w:left w:val="nil"/>
                <w:bottom w:val="nil"/>
                <w:right w:val="nil"/>
                <w:between w:val="nil"/>
              </w:pBdr>
              <w:spacing w:line="240" w:lineRule="auto"/>
              <w:rPr>
                <w:rFonts w:ascii="Open Sans" w:hAnsi="Open Sans" w:cs="Open Sans" w:eastAsiaTheme="minorHAnsi"/>
                <w:kern w:val="12"/>
                <w:sz w:val="20"/>
                <w:szCs w:val="20"/>
                <w:lang w:val="en-US"/>
              </w:rPr>
            </w:pPr>
            <w:r>
              <w:rPr>
                <w:rFonts w:ascii="Open Sans" w:hAnsi="Open Sans" w:cs="Open Sans" w:eastAsiaTheme="minorHAnsi"/>
                <w:kern w:val="12"/>
                <w:sz w:val="20"/>
                <w:szCs w:val="20"/>
                <w:lang w:val="en-US"/>
              </w:rPr>
              <w:t>N/A for first go-live</w:t>
            </w:r>
          </w:p>
        </w:tc>
      </w:tr>
      <w:tr w:rsidRPr="008B758E" w:rsidR="00B33AB7" w14:paraId="0EF416C9" w14:textId="77777777">
        <w:tc>
          <w:tcPr>
            <w:tcW w:w="2240" w:type="dxa"/>
            <w:tcMar>
              <w:top w:w="100" w:type="dxa"/>
              <w:left w:w="100" w:type="dxa"/>
              <w:bottom w:w="100" w:type="dxa"/>
              <w:right w:w="100" w:type="dxa"/>
            </w:tcMar>
          </w:tcPr>
          <w:p w:rsidRPr="008B758E" w:rsidR="00B33AB7" w:rsidRDefault="00B33AB7" w14:paraId="1F0B3492" w14:textId="77777777">
            <w:pPr>
              <w:widowControl w:val="0"/>
              <w:pBdr>
                <w:top w:val="nil"/>
                <w:left w:val="nil"/>
                <w:bottom w:val="nil"/>
                <w:right w:val="nil"/>
                <w:between w:val="nil"/>
              </w:pBdr>
              <w:spacing w:line="240" w:lineRule="auto"/>
              <w:rPr>
                <w:rFonts w:ascii="Open Sans" w:hAnsi="Open Sans" w:cs="Open Sans" w:eastAsiaTheme="minorHAnsi"/>
                <w:kern w:val="12"/>
                <w:sz w:val="20"/>
                <w:szCs w:val="20"/>
                <w:lang w:val="en-US"/>
              </w:rPr>
            </w:pPr>
            <w:r w:rsidRPr="008B758E">
              <w:rPr>
                <w:rFonts w:ascii="Open Sans" w:hAnsi="Open Sans" w:cs="Open Sans" w:eastAsiaTheme="minorHAnsi"/>
                <w:kern w:val="12"/>
                <w:sz w:val="20"/>
                <w:szCs w:val="20"/>
                <w:lang w:val="en-US"/>
              </w:rPr>
              <w:t>S/4 HANA</w:t>
            </w:r>
          </w:p>
        </w:tc>
        <w:tc>
          <w:tcPr>
            <w:tcW w:w="5670" w:type="dxa"/>
            <w:tcMar>
              <w:top w:w="100" w:type="dxa"/>
              <w:left w:w="100" w:type="dxa"/>
              <w:bottom w:w="100" w:type="dxa"/>
              <w:right w:w="100" w:type="dxa"/>
            </w:tcMar>
          </w:tcPr>
          <w:p w:rsidRPr="008B758E" w:rsidR="00B33AB7" w:rsidRDefault="00B33AB7" w14:paraId="0BEC9A9C" w14:textId="77777777">
            <w:pPr>
              <w:widowControl w:val="0"/>
              <w:pBdr>
                <w:top w:val="nil"/>
                <w:left w:val="nil"/>
                <w:bottom w:val="nil"/>
                <w:right w:val="nil"/>
                <w:between w:val="nil"/>
              </w:pBdr>
              <w:spacing w:line="240" w:lineRule="auto"/>
              <w:rPr>
                <w:rFonts w:ascii="Open Sans" w:hAnsi="Open Sans" w:cs="Open Sans" w:eastAsiaTheme="minorHAnsi"/>
                <w:kern w:val="12"/>
                <w:sz w:val="20"/>
                <w:szCs w:val="20"/>
                <w:lang w:val="en-US"/>
              </w:rPr>
            </w:pPr>
            <w:r w:rsidRPr="008B758E">
              <w:rPr>
                <w:rFonts w:ascii="Open Sans" w:hAnsi="Open Sans" w:cs="Open Sans" w:eastAsiaTheme="minorHAnsi"/>
                <w:kern w:val="12"/>
                <w:sz w:val="20"/>
                <w:szCs w:val="20"/>
                <w:lang w:val="en-US"/>
              </w:rPr>
              <w:t>Target new System</w:t>
            </w:r>
          </w:p>
        </w:tc>
      </w:tr>
      <w:tr w:rsidRPr="008B758E" w:rsidR="00B33AB7" w14:paraId="737EDF8C" w14:textId="77777777">
        <w:tc>
          <w:tcPr>
            <w:tcW w:w="2240" w:type="dxa"/>
            <w:tcMar>
              <w:top w:w="100" w:type="dxa"/>
              <w:left w:w="100" w:type="dxa"/>
              <w:bottom w:w="100" w:type="dxa"/>
              <w:right w:w="100" w:type="dxa"/>
            </w:tcMar>
          </w:tcPr>
          <w:p w:rsidRPr="008B758E" w:rsidR="00B33AB7" w:rsidRDefault="00B33AB7" w14:paraId="07678455" w14:textId="17FE3F9C">
            <w:pPr>
              <w:widowControl w:val="0"/>
              <w:pBdr>
                <w:top w:val="nil"/>
                <w:left w:val="nil"/>
                <w:bottom w:val="nil"/>
                <w:right w:val="nil"/>
                <w:between w:val="nil"/>
              </w:pBdr>
              <w:rPr>
                <w:rFonts w:ascii="Open Sans" w:hAnsi="Open Sans" w:cs="Open Sans" w:eastAsiaTheme="minorHAnsi"/>
                <w:kern w:val="12"/>
                <w:lang w:val="en-US"/>
              </w:rPr>
            </w:pPr>
            <w:r>
              <w:rPr>
                <w:rFonts w:ascii="Open Sans" w:hAnsi="Open Sans" w:cs="Open Sans" w:eastAsiaTheme="minorHAnsi"/>
                <w:kern w:val="12"/>
                <w:lang w:val="en-US"/>
              </w:rPr>
              <w:t>LIMS</w:t>
            </w:r>
          </w:p>
        </w:tc>
        <w:tc>
          <w:tcPr>
            <w:tcW w:w="5670" w:type="dxa"/>
            <w:tcMar>
              <w:top w:w="100" w:type="dxa"/>
              <w:left w:w="100" w:type="dxa"/>
              <w:bottom w:w="100" w:type="dxa"/>
              <w:right w:w="100" w:type="dxa"/>
            </w:tcMar>
          </w:tcPr>
          <w:p w:rsidRPr="008B758E" w:rsidR="00B33AB7" w:rsidRDefault="00B33AB7" w14:paraId="294C69AD" w14:textId="69BFFE63">
            <w:pPr>
              <w:widowControl w:val="0"/>
              <w:pBdr>
                <w:top w:val="nil"/>
                <w:left w:val="nil"/>
                <w:bottom w:val="nil"/>
                <w:right w:val="nil"/>
                <w:between w:val="nil"/>
              </w:pBdr>
              <w:rPr>
                <w:rFonts w:ascii="Open Sans" w:hAnsi="Open Sans" w:cs="Open Sans" w:eastAsiaTheme="minorHAnsi"/>
                <w:kern w:val="12"/>
                <w:lang w:val="en-US"/>
              </w:rPr>
            </w:pPr>
            <w:r>
              <w:rPr>
                <w:rFonts w:ascii="Open Sans" w:hAnsi="Open Sans" w:cs="Open Sans" w:eastAsiaTheme="minorHAnsi"/>
                <w:kern w:val="12"/>
                <w:lang w:val="en-US"/>
              </w:rPr>
              <w:t>Labware</w:t>
            </w:r>
          </w:p>
        </w:tc>
      </w:tr>
    </w:tbl>
    <w:p w:rsidR="00B33AB7" w:rsidP="07CC5FDB" w:rsidRDefault="00B33AB7" w14:paraId="2ACAA73C" w14:textId="77777777">
      <w:pPr>
        <w:pBdr>
          <w:top w:val="nil"/>
          <w:left w:val="nil"/>
          <w:bottom w:val="nil"/>
          <w:right w:val="nil"/>
          <w:between w:val="nil"/>
        </w:pBdr>
        <w:spacing w:after="120"/>
        <w:rPr>
          <w:rFonts w:ascii="Roboto" w:hAnsi="Roboto" w:eastAsia="Roboto" w:cs="Roboto"/>
          <w:color w:val="000000"/>
          <w:lang w:val="en-US"/>
        </w:rPr>
      </w:pPr>
    </w:p>
    <w:p w:rsidR="000E499A" w:rsidRDefault="6A94A047" w14:paraId="1C3DDF62" w14:textId="77777777">
      <w:pPr>
        <w:pStyle w:val="Heading1"/>
        <w:numPr>
          <w:ilvl w:val="0"/>
          <w:numId w:val="2"/>
        </w:numPr>
      </w:pPr>
      <w:bookmarkStart w:name="_Toc209335338" w:id="7"/>
      <w:r>
        <w:t>Business Process Considerations</w:t>
      </w:r>
      <w:bookmarkEnd w:id="7"/>
    </w:p>
    <w:p w:rsidR="000E499A" w:rsidP="07CC5FDB" w:rsidRDefault="005013D4" w14:paraId="17202E05" w14:textId="77777777">
      <w:pPr>
        <w:pBdr>
          <w:top w:val="nil"/>
          <w:left w:val="nil"/>
          <w:bottom w:val="nil"/>
          <w:right w:val="nil"/>
          <w:between w:val="nil"/>
        </w:pBdr>
        <w:spacing w:after="120"/>
        <w:rPr>
          <w:rFonts w:ascii="Roboto" w:hAnsi="Roboto" w:eastAsia="Roboto" w:cs="Roboto"/>
          <w:color w:val="000000"/>
          <w:lang w:val="en-US"/>
        </w:rPr>
      </w:pPr>
      <w:r w:rsidRPr="07CC5FDB">
        <w:rPr>
          <w:rFonts w:ascii="Roboto" w:hAnsi="Roboto" w:eastAsia="Roboto" w:cs="Roboto"/>
          <w:i/>
          <w:iCs/>
          <w:color w:val="000000" w:themeColor="text1"/>
          <w:lang w:val="en-US"/>
        </w:rPr>
        <w:t>The following sections outline the requirements for the GAP object. The requirements, business rules and design specifications are combined in this document to provide a comprehensive view of the functional design</w:t>
      </w:r>
      <w:r w:rsidRPr="07CC5FDB">
        <w:rPr>
          <w:rFonts w:ascii="Roboto" w:hAnsi="Roboto" w:eastAsia="Roboto" w:cs="Roboto"/>
          <w:color w:val="000000" w:themeColor="text1"/>
          <w:lang w:val="en-US"/>
        </w:rPr>
        <w:t>.</w:t>
      </w:r>
    </w:p>
    <w:p w:rsidR="000E499A" w:rsidRDefault="6A94A047" w14:paraId="127F12A8" w14:textId="0F7CFD1B">
      <w:pPr>
        <w:pStyle w:val="Heading2"/>
        <w:numPr>
          <w:ilvl w:val="0"/>
          <w:numId w:val="1"/>
        </w:numPr>
      </w:pPr>
      <w:bookmarkStart w:name="_Toc209335339" w:id="8"/>
      <w:r>
        <w:t>Process Description and Flow</w:t>
      </w:r>
      <w:bookmarkEnd w:id="8"/>
      <w:r>
        <w:t xml:space="preserve"> </w:t>
      </w:r>
    </w:p>
    <w:p w:rsidRPr="00761E1B" w:rsidR="00761E1B" w:rsidP="00761E1B" w:rsidRDefault="00761E1B" w14:paraId="1CDF352F" w14:textId="74BD21FC">
      <w:pPr>
        <w:jc w:val="both"/>
        <w:rPr>
          <w:rFonts w:ascii="Roboto" w:hAnsi="Roboto" w:eastAsia="Roboto" w:cs="Roboto"/>
          <w:i/>
          <w:iCs/>
          <w:color w:val="000000" w:themeColor="text1"/>
          <w:lang w:val="en-US"/>
        </w:rPr>
      </w:pPr>
      <w:r w:rsidRPr="00761E1B">
        <w:rPr>
          <w:rFonts w:ascii="Roboto" w:hAnsi="Roboto" w:eastAsia="Roboto" w:cs="Roboto"/>
          <w:i/>
          <w:iCs/>
          <w:color w:val="000000" w:themeColor="text1"/>
          <w:lang w:val="en-US"/>
        </w:rPr>
        <w:t>The inspection lot once it is created in SAP will be sent to LIMS on a real time basis. The inspection processing will happen in LIMS and the results data is sent back to SAP along with the usage decision data.</w:t>
      </w:r>
    </w:p>
    <w:p w:rsidRPr="00761E1B" w:rsidR="00761E1B" w:rsidP="00761E1B" w:rsidRDefault="00761E1B" w14:paraId="3A07FDAD" w14:textId="77777777">
      <w:pPr>
        <w:rPr>
          <w:rFonts w:ascii="Roboto" w:hAnsi="Roboto" w:eastAsia="Roboto" w:cs="Roboto"/>
          <w:i/>
          <w:iCs/>
          <w:color w:val="000000" w:themeColor="text1"/>
          <w:lang w:val="en-US"/>
        </w:rPr>
      </w:pPr>
    </w:p>
    <w:p w:rsidR="000E499A" w:rsidP="07CC5FDB" w:rsidRDefault="00761E1B" w14:paraId="26C870FA" w14:textId="2DA87AE6">
      <w:pPr>
        <w:pBdr>
          <w:top w:val="nil"/>
          <w:left w:val="nil"/>
          <w:bottom w:val="nil"/>
          <w:right w:val="nil"/>
          <w:between w:val="nil"/>
        </w:pBdr>
        <w:spacing w:after="120"/>
        <w:rPr>
          <w:rFonts w:ascii="Roboto" w:hAnsi="Roboto" w:eastAsia="Roboto" w:cs="Roboto"/>
          <w:i/>
          <w:iCs/>
          <w:color w:val="000000" w:themeColor="text1"/>
          <w:lang w:val="en-US"/>
        </w:rPr>
      </w:pPr>
      <w:r w:rsidRPr="00761E1B">
        <w:rPr>
          <w:rFonts w:ascii="Roboto" w:hAnsi="Roboto" w:eastAsia="Roboto" w:cs="Roboto"/>
          <w:i/>
          <w:iCs/>
          <w:color w:val="000000" w:themeColor="text1"/>
          <w:lang w:val="en-US"/>
        </w:rPr>
        <w:t xml:space="preserve">As soon as an inspection lot is created an inspection lot business event is triggered, and the Event Mesh is notified with </w:t>
      </w:r>
      <w:r w:rsidRPr="00761E1B" w:rsidR="00B337EC">
        <w:rPr>
          <w:rFonts w:ascii="Roboto" w:hAnsi="Roboto" w:eastAsia="Roboto" w:cs="Roboto"/>
          <w:i/>
          <w:iCs/>
          <w:color w:val="000000" w:themeColor="text1"/>
          <w:lang w:val="en-US"/>
        </w:rPr>
        <w:t>meta</w:t>
      </w:r>
      <w:r w:rsidRPr="00761E1B">
        <w:rPr>
          <w:rFonts w:ascii="Roboto" w:hAnsi="Roboto" w:eastAsia="Roboto" w:cs="Roboto"/>
          <w:i/>
          <w:iCs/>
          <w:color w:val="000000" w:themeColor="text1"/>
          <w:lang w:val="en-US"/>
        </w:rPr>
        <w:t xml:space="preserve"> data for the inspection lot. The CPI is notified via a Webhook Connection from the Event Mesh. After receiving the information from Event Mesh. CPI will get the data for the inspection lot via the Get API. CPI will perform the further transformation of the message if required and then perform the Web Service call to post the data to LIM</w:t>
      </w:r>
      <w:r w:rsidR="00B337EC">
        <w:rPr>
          <w:rFonts w:ascii="Roboto" w:hAnsi="Roboto" w:eastAsia="Roboto" w:cs="Roboto"/>
          <w:i/>
          <w:iCs/>
          <w:color w:val="000000" w:themeColor="text1"/>
          <w:lang w:val="en-US"/>
        </w:rPr>
        <w:t>S.</w:t>
      </w:r>
    </w:p>
    <w:p w:rsidR="002B6C0C" w:rsidP="07CC5FDB" w:rsidRDefault="002B6C0C" w14:paraId="3766B8B0" w14:textId="77777777">
      <w:pPr>
        <w:pBdr>
          <w:top w:val="nil"/>
          <w:left w:val="nil"/>
          <w:bottom w:val="nil"/>
          <w:right w:val="nil"/>
          <w:between w:val="nil"/>
        </w:pBdr>
        <w:spacing w:after="120"/>
        <w:rPr>
          <w:rFonts w:ascii="Roboto" w:hAnsi="Roboto" w:eastAsia="Roboto" w:cs="Roboto"/>
          <w:i/>
          <w:iCs/>
          <w:color w:val="000000" w:themeColor="text1"/>
          <w:lang w:val="en-US"/>
        </w:rPr>
      </w:pPr>
    </w:p>
    <w:p w:rsidR="002B6C0C" w:rsidP="07CC5FDB" w:rsidRDefault="00780CFF" w14:paraId="66A704C0" w14:textId="5C63DEA6">
      <w:pPr>
        <w:pBdr>
          <w:top w:val="nil"/>
          <w:left w:val="nil"/>
          <w:bottom w:val="nil"/>
          <w:right w:val="nil"/>
          <w:between w:val="nil"/>
        </w:pBdr>
        <w:spacing w:after="120"/>
        <w:rPr>
          <w:rFonts w:ascii="Roboto" w:hAnsi="Roboto" w:eastAsia="Roboto" w:cs="Roboto"/>
          <w:i/>
          <w:iCs/>
          <w:color w:val="000000" w:themeColor="text1"/>
          <w:lang w:val="en-US"/>
        </w:rPr>
      </w:pPr>
      <w:r w:rsidRPr="00780CFF">
        <w:rPr>
          <w:rFonts w:ascii="Roboto" w:hAnsi="Roboto" w:eastAsia="Roboto" w:cs="Roboto"/>
          <w:i/>
          <w:iCs/>
          <w:color w:val="000000" w:themeColor="text1"/>
        </w:rPr>
        <w:t> </w:t>
      </w:r>
      <w:r w:rsidRPr="00AC75DC" w:rsidR="00AC75DC">
        <w:rPr>
          <w:rFonts w:ascii="Roboto" w:hAnsi="Roboto" w:eastAsia="Roboto" w:cs="Roboto"/>
          <w:i/>
          <w:iCs/>
          <w:noProof/>
          <w:color w:val="000000" w:themeColor="text1"/>
        </w:rPr>
        <w:drawing>
          <wp:inline distT="0" distB="0" distL="0" distR="0" wp14:anchorId="7E615C65" wp14:editId="3F3B7F53">
            <wp:extent cx="5943600" cy="2063115"/>
            <wp:effectExtent l="0" t="0" r="0" b="0"/>
            <wp:docPr id="16115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8550" name=""/>
                    <pic:cNvPicPr/>
                  </pic:nvPicPr>
                  <pic:blipFill>
                    <a:blip r:embed="rId16"/>
                    <a:stretch>
                      <a:fillRect/>
                    </a:stretch>
                  </pic:blipFill>
                  <pic:spPr>
                    <a:xfrm>
                      <a:off x="0" y="0"/>
                      <a:ext cx="5943600" cy="2063115"/>
                    </a:xfrm>
                    <a:prstGeom prst="rect">
                      <a:avLst/>
                    </a:prstGeom>
                  </pic:spPr>
                </pic:pic>
              </a:graphicData>
            </a:graphic>
          </wp:inline>
        </w:drawing>
      </w:r>
    </w:p>
    <w:p w:rsidR="000E499A" w:rsidRDefault="6A94A047" w14:paraId="7596447C" w14:textId="77777777">
      <w:pPr>
        <w:pStyle w:val="Heading2"/>
        <w:numPr>
          <w:ilvl w:val="0"/>
          <w:numId w:val="1"/>
        </w:numPr>
      </w:pPr>
      <w:bookmarkStart w:name="_Toc209335340" w:id="9"/>
      <w:r>
        <w:t>Trigger</w:t>
      </w:r>
      <w:bookmarkEnd w:id="9"/>
    </w:p>
    <w:p w:rsidR="000E499A" w:rsidP="4FD0E140" w:rsidRDefault="005013D4" w14:paraId="3D4D4F4A" w14:textId="77777777">
      <w:pPr>
        <w:pBdr>
          <w:top w:val="nil"/>
          <w:left w:val="nil"/>
          <w:bottom w:val="nil"/>
          <w:right w:val="nil"/>
          <w:between w:val="nil"/>
        </w:pBdr>
        <w:spacing w:after="120"/>
        <w:rPr>
          <w:rFonts w:ascii="Roboto" w:hAnsi="Roboto" w:eastAsia="Roboto" w:cs="Roboto"/>
          <w:i/>
          <w:iCs/>
          <w:color w:val="000000" w:themeColor="text1"/>
          <w:lang w:val="en-US"/>
        </w:rPr>
      </w:pPr>
      <w:r w:rsidRPr="4FD0E140">
        <w:rPr>
          <w:rFonts w:ascii="Roboto" w:hAnsi="Roboto" w:eastAsia="Roboto" w:cs="Roboto"/>
          <w:i/>
          <w:iCs/>
          <w:color w:val="000000" w:themeColor="text1"/>
          <w:lang w:val="en-US"/>
        </w:rPr>
        <w:t>Specify the trigger for the Interface. If it is SAP transactions, please provide the transaction flow details which triggers interface.</w:t>
      </w:r>
    </w:p>
    <w:p w:rsidR="001D7AC8" w:rsidP="4FD0E140" w:rsidRDefault="001D7AC8" w14:paraId="53D06703" w14:textId="4E5449EF">
      <w:pPr>
        <w:pBdr>
          <w:top w:val="nil"/>
          <w:left w:val="nil"/>
          <w:bottom w:val="nil"/>
          <w:right w:val="nil"/>
          <w:between w:val="nil"/>
        </w:pBdr>
        <w:spacing w:after="120"/>
        <w:rPr>
          <w:noProof/>
          <w:lang w:val="en-US"/>
        </w:rPr>
      </w:pPr>
    </w:p>
    <w:p w:rsidRPr="001D7AC8" w:rsidR="001D7AC8" w:rsidP="001D7AC8" w:rsidRDefault="00881BF1" w14:paraId="136D2B9E" w14:textId="1C831824">
      <w:pPr>
        <w:pStyle w:val="Bodycopy"/>
        <w:jc w:val="both"/>
        <w:rPr>
          <w:rFonts w:ascii="Roboto" w:hAnsi="Roboto" w:eastAsia="Roboto" w:cs="Roboto"/>
          <w:i/>
          <w:iCs/>
          <w:color w:val="000000" w:themeColor="text1"/>
          <w:lang w:val="en-US"/>
        </w:rPr>
      </w:pPr>
      <w:r>
        <w:rPr>
          <w:rFonts w:ascii="Roboto" w:hAnsi="Roboto" w:eastAsia="Roboto" w:cs="Roboto"/>
          <w:i/>
          <w:iCs/>
          <w:color w:val="000000" w:themeColor="text1"/>
          <w:lang w:val="en-US"/>
        </w:rPr>
        <w:t>Creation of inspection lot (automatically or manually)</w:t>
      </w:r>
      <w:r w:rsidR="00A473B1">
        <w:rPr>
          <w:rFonts w:ascii="Roboto" w:hAnsi="Roboto" w:eastAsia="Roboto" w:cs="Roboto"/>
          <w:i/>
          <w:iCs/>
          <w:color w:val="000000" w:themeColor="text1"/>
          <w:lang w:val="en-US"/>
        </w:rPr>
        <w:t xml:space="preserve"> </w:t>
      </w:r>
      <w:r>
        <w:rPr>
          <w:rFonts w:ascii="Roboto" w:hAnsi="Roboto" w:eastAsia="Roboto" w:cs="Roboto"/>
          <w:i/>
          <w:iCs/>
          <w:color w:val="000000" w:themeColor="text1"/>
          <w:lang w:val="en-US"/>
        </w:rPr>
        <w:t xml:space="preserve">created </w:t>
      </w:r>
      <w:r w:rsidR="00E823A7">
        <w:rPr>
          <w:rFonts w:ascii="Roboto" w:hAnsi="Roboto" w:eastAsia="Roboto" w:cs="Roboto"/>
          <w:i/>
          <w:iCs/>
          <w:color w:val="000000" w:themeColor="text1"/>
          <w:lang w:val="en-US"/>
        </w:rPr>
        <w:t xml:space="preserve">event will be </w:t>
      </w:r>
      <w:r w:rsidR="00D17B4B">
        <w:rPr>
          <w:rFonts w:ascii="Roboto" w:hAnsi="Roboto" w:eastAsia="Roboto" w:cs="Roboto"/>
          <w:i/>
          <w:iCs/>
          <w:color w:val="000000" w:themeColor="text1"/>
          <w:lang w:val="en-US"/>
        </w:rPr>
        <w:t>triggered;</w:t>
      </w:r>
      <w:r w:rsidR="00E823A7">
        <w:rPr>
          <w:rFonts w:ascii="Roboto" w:hAnsi="Roboto" w:eastAsia="Roboto" w:cs="Roboto"/>
          <w:i/>
          <w:iCs/>
          <w:color w:val="000000" w:themeColor="text1"/>
          <w:lang w:val="en-US"/>
        </w:rPr>
        <w:t xml:space="preserve"> </w:t>
      </w:r>
      <w:r w:rsidR="009F7CBA">
        <w:rPr>
          <w:rFonts w:ascii="Roboto" w:hAnsi="Roboto" w:eastAsia="Roboto" w:cs="Roboto"/>
          <w:i/>
          <w:iCs/>
          <w:color w:val="000000" w:themeColor="text1"/>
          <w:lang w:val="en-US"/>
        </w:rPr>
        <w:t>the</w:t>
      </w:r>
      <w:r w:rsidR="00E823A7">
        <w:rPr>
          <w:rFonts w:ascii="Roboto" w:hAnsi="Roboto" w:eastAsia="Roboto" w:cs="Roboto"/>
          <w:i/>
          <w:iCs/>
          <w:color w:val="000000" w:themeColor="text1"/>
          <w:lang w:val="en-US"/>
        </w:rPr>
        <w:t xml:space="preserve"> event mesh </w:t>
      </w:r>
      <w:r w:rsidR="009F7CBA">
        <w:rPr>
          <w:rFonts w:ascii="Roboto" w:hAnsi="Roboto" w:eastAsia="Roboto" w:cs="Roboto"/>
          <w:i/>
          <w:iCs/>
          <w:color w:val="000000" w:themeColor="text1"/>
          <w:lang w:val="en-US"/>
        </w:rPr>
        <w:t>has</w:t>
      </w:r>
      <w:r w:rsidR="00E823A7">
        <w:rPr>
          <w:rFonts w:ascii="Roboto" w:hAnsi="Roboto" w:eastAsia="Roboto" w:cs="Roboto"/>
          <w:i/>
          <w:iCs/>
          <w:color w:val="000000" w:themeColor="text1"/>
          <w:lang w:val="en-US"/>
        </w:rPr>
        <w:t xml:space="preserve"> filter condition </w:t>
      </w:r>
      <w:r w:rsidR="009F7CBA">
        <w:rPr>
          <w:rFonts w:ascii="Roboto" w:hAnsi="Roboto" w:eastAsia="Roboto" w:cs="Roboto"/>
          <w:i/>
          <w:iCs/>
          <w:color w:val="000000" w:themeColor="text1"/>
          <w:lang w:val="en-US"/>
        </w:rPr>
        <w:t xml:space="preserve">which plant and work center. CPI </w:t>
      </w:r>
      <w:r w:rsidR="00D17B4B">
        <w:rPr>
          <w:rFonts w:ascii="Roboto" w:hAnsi="Roboto" w:eastAsia="Roboto" w:cs="Roboto"/>
          <w:i/>
          <w:iCs/>
          <w:color w:val="000000" w:themeColor="text1"/>
          <w:lang w:val="en-US"/>
        </w:rPr>
        <w:t>will</w:t>
      </w:r>
      <w:r w:rsidR="009F7CBA">
        <w:rPr>
          <w:rFonts w:ascii="Roboto" w:hAnsi="Roboto" w:eastAsia="Roboto" w:cs="Roboto"/>
          <w:i/>
          <w:iCs/>
          <w:color w:val="000000" w:themeColor="text1"/>
          <w:lang w:val="en-US"/>
        </w:rPr>
        <w:t xml:space="preserve"> receive the notification based on </w:t>
      </w:r>
      <w:r w:rsidR="00595C0F">
        <w:rPr>
          <w:rFonts w:ascii="Roboto" w:hAnsi="Roboto" w:eastAsia="Roboto" w:cs="Roboto"/>
          <w:i/>
          <w:iCs/>
          <w:color w:val="000000" w:themeColor="text1"/>
          <w:lang w:val="en-US"/>
        </w:rPr>
        <w:t>this</w:t>
      </w:r>
      <w:r w:rsidR="009F7CBA">
        <w:rPr>
          <w:rFonts w:ascii="Roboto" w:hAnsi="Roboto" w:eastAsia="Roboto" w:cs="Roboto"/>
          <w:i/>
          <w:iCs/>
          <w:color w:val="000000" w:themeColor="text1"/>
          <w:lang w:val="en-US"/>
        </w:rPr>
        <w:t xml:space="preserve"> </w:t>
      </w:r>
      <w:r w:rsidRPr="001D7AC8" w:rsidR="001D7AC8">
        <w:rPr>
          <w:rFonts w:ascii="Roboto" w:hAnsi="Roboto" w:eastAsia="Roboto" w:cs="Roboto"/>
          <w:i/>
          <w:iCs/>
          <w:color w:val="000000" w:themeColor="text1"/>
          <w:lang w:val="en-US"/>
        </w:rPr>
        <w:t>CPI should read the inspection lot information from SAP using API</w:t>
      </w:r>
      <w:r w:rsidR="0028468E">
        <w:rPr>
          <w:rFonts w:ascii="Roboto" w:hAnsi="Roboto" w:eastAsia="Roboto" w:cs="Roboto"/>
          <w:i/>
          <w:iCs/>
          <w:color w:val="000000" w:themeColor="text1"/>
          <w:lang w:val="en-US"/>
        </w:rPr>
        <w:t xml:space="preserve"> and</w:t>
      </w:r>
      <w:r w:rsidR="00A473B1">
        <w:rPr>
          <w:rFonts w:ascii="Roboto" w:hAnsi="Roboto" w:eastAsia="Roboto" w:cs="Roboto"/>
          <w:i/>
          <w:iCs/>
          <w:color w:val="000000" w:themeColor="text1"/>
          <w:lang w:val="en-US"/>
        </w:rPr>
        <w:t xml:space="preserve"> s</w:t>
      </w:r>
      <w:r w:rsidRPr="001D7AC8" w:rsidR="001D7AC8">
        <w:rPr>
          <w:rFonts w:ascii="Roboto" w:hAnsi="Roboto" w:eastAsia="Roboto" w:cs="Roboto"/>
          <w:i/>
          <w:iCs/>
          <w:color w:val="000000" w:themeColor="text1"/>
          <w:lang w:val="en-US"/>
        </w:rPr>
        <w:t xml:space="preserve">end the information to external LIMS. </w:t>
      </w:r>
    </w:p>
    <w:p w:rsidRPr="001D7AC8" w:rsidR="001D7AC8" w:rsidP="001D7AC8" w:rsidRDefault="001D7AC8" w14:paraId="0A5B017E" w14:textId="77777777">
      <w:pPr>
        <w:pStyle w:val="Bodycopy"/>
        <w:jc w:val="both"/>
        <w:rPr>
          <w:rFonts w:ascii="Roboto" w:hAnsi="Roboto" w:eastAsia="Roboto" w:cs="Roboto"/>
          <w:i/>
          <w:iCs/>
          <w:color w:val="000000" w:themeColor="text1"/>
          <w:lang w:val="en-US"/>
        </w:rPr>
      </w:pPr>
    </w:p>
    <w:p w:rsidR="000E499A" w:rsidRDefault="6A94A047" w14:paraId="50CC2A3F" w14:textId="77777777">
      <w:pPr>
        <w:pStyle w:val="Heading2"/>
        <w:numPr>
          <w:ilvl w:val="1"/>
          <w:numId w:val="1"/>
        </w:numPr>
        <w:ind w:left="720" w:hanging="570"/>
      </w:pPr>
      <w:bookmarkStart w:name="_Toc209335341" w:id="10"/>
      <w:r>
        <w:t>Processing Options &amp; Volume</w:t>
      </w:r>
      <w:bookmarkEnd w:id="10"/>
    </w:p>
    <w:p w:rsidR="000E499A" w:rsidP="07CC5FDB" w:rsidRDefault="005013D4" w14:paraId="152E4D5C" w14:textId="77777777">
      <w:pPr>
        <w:pBdr>
          <w:top w:val="nil"/>
          <w:left w:val="nil"/>
          <w:bottom w:val="nil"/>
          <w:right w:val="nil"/>
          <w:between w:val="nil"/>
        </w:pBdr>
        <w:spacing w:after="120"/>
        <w:rPr>
          <w:rFonts w:ascii="Roboto" w:hAnsi="Roboto" w:eastAsia="Roboto" w:cs="Roboto"/>
          <w:i/>
          <w:iCs/>
          <w:color w:val="000000"/>
          <w:lang w:val="en-US"/>
        </w:rPr>
      </w:pPr>
      <w:r w:rsidRPr="07CC5FDB">
        <w:rPr>
          <w:rFonts w:ascii="Roboto" w:hAnsi="Roboto" w:eastAsia="Roboto" w:cs="Roboto"/>
          <w:i/>
          <w:iCs/>
          <w:color w:val="000000" w:themeColor="text1"/>
          <w:lang w:val="en-US"/>
        </w:rPr>
        <w:t>Indicate the processing mode, processing type and frequency of development from below options:</w:t>
      </w:r>
    </w:p>
    <w:p w:rsidR="000E499A" w:rsidRDefault="005013D4" w14:paraId="6B9EE47C" w14:textId="77777777">
      <w:pPr>
        <w:pBdr>
          <w:top w:val="nil"/>
          <w:left w:val="nil"/>
          <w:bottom w:val="nil"/>
          <w:right w:val="nil"/>
          <w:between w:val="nil"/>
        </w:pBdr>
        <w:spacing w:after="120"/>
        <w:rPr>
          <w:rFonts w:ascii="Roboto" w:hAnsi="Roboto" w:eastAsia="Roboto" w:cs="Roboto"/>
          <w:b/>
          <w:color w:val="000000"/>
        </w:rPr>
      </w:pPr>
      <w:r>
        <w:rPr>
          <w:rFonts w:ascii="Roboto" w:hAnsi="Roboto" w:eastAsia="Roboto" w:cs="Roboto"/>
          <w:b/>
          <w:color w:val="000000"/>
        </w:rPr>
        <w:t xml:space="preserve">Processing Mode </w:t>
      </w:r>
    </w:p>
    <w:bookmarkStart w:name="bookmark=id.1b3yxeaxfrye" w:colFirst="0" w:colLast="0" w:id="11"/>
    <w:bookmarkEnd w:id="11"/>
    <w:p w:rsidR="000E499A" w:rsidRDefault="00FC084D" w14:paraId="7AE6C672" w14:textId="6B090615">
      <w:pPr>
        <w:pBdr>
          <w:top w:val="nil"/>
          <w:left w:val="nil"/>
          <w:bottom w:val="nil"/>
          <w:right w:val="nil"/>
          <w:between w:val="nil"/>
        </w:pBdr>
        <w:spacing w:after="120"/>
        <w:rPr>
          <w:rFonts w:ascii="Roboto" w:hAnsi="Roboto" w:eastAsia="Roboto" w:cs="Roboto"/>
          <w:color w:val="000000"/>
        </w:rPr>
      </w:pPr>
      <w:sdt>
        <w:sdtPr>
          <w:tag w:val="goog_rdk_21"/>
          <w:id w:val="1110709885"/>
        </w:sdtPr>
        <w:sdtContent>
          <w:r w:rsidR="005013D4">
            <w:rPr>
              <w:rFonts w:ascii="Arial Unicode MS" w:hAnsi="Arial Unicode MS" w:eastAsia="Arial Unicode MS" w:cs="Arial Unicode MS"/>
              <w:color w:val="2B579A"/>
            </w:rPr>
            <w:t>☐</w:t>
          </w:r>
        </w:sdtContent>
      </w:sdt>
      <w:r w:rsidR="005013D4">
        <w:rPr>
          <w:rFonts w:ascii="Roboto" w:hAnsi="Roboto" w:eastAsia="Roboto" w:cs="Roboto"/>
          <w:color w:val="000000"/>
        </w:rPr>
        <w:t xml:space="preserve"> *Batch</w:t>
      </w:r>
      <w:r w:rsidR="005013D4">
        <w:rPr>
          <w:rFonts w:ascii="Roboto" w:hAnsi="Roboto" w:eastAsia="Roboto" w:cs="Roboto"/>
          <w:color w:val="000000"/>
        </w:rPr>
        <w:tab/>
      </w:r>
      <w:r w:rsidR="005013D4">
        <w:rPr>
          <w:rFonts w:ascii="Roboto" w:hAnsi="Roboto" w:eastAsia="Roboto" w:cs="Roboto"/>
          <w:color w:val="000000"/>
        </w:rPr>
        <w:tab/>
      </w:r>
      <w:bookmarkStart w:name="bookmark=id.my7zewrwfoud" w:colFirst="0" w:colLast="0" w:id="12"/>
      <w:bookmarkEnd w:id="12"/>
      <w:sdt>
        <w:sdtPr>
          <w:tag w:val="goog_rdk_22"/>
          <w:id w:val="854586033"/>
        </w:sdtPr>
        <w:sdtContent>
          <w:r w:rsidR="005013D4">
            <w:rPr>
              <w:rFonts w:ascii="Arial Unicode MS" w:hAnsi="Arial Unicode MS" w:eastAsia="Arial Unicode MS" w:cs="Arial Unicode MS"/>
              <w:color w:val="2B579A"/>
            </w:rPr>
            <w:t>☐</w:t>
          </w:r>
        </w:sdtContent>
      </w:sdt>
      <w:r w:rsidR="005013D4">
        <w:rPr>
          <w:rFonts w:ascii="Roboto" w:hAnsi="Roboto" w:eastAsia="Roboto" w:cs="Roboto"/>
          <w:color w:val="000000"/>
        </w:rPr>
        <w:t xml:space="preserve"> **Real Time </w:t>
      </w:r>
      <w:r w:rsidR="005013D4">
        <w:rPr>
          <w:rFonts w:ascii="Roboto" w:hAnsi="Roboto" w:eastAsia="Roboto" w:cs="Roboto"/>
          <w:color w:val="000000"/>
        </w:rPr>
        <w:tab/>
      </w:r>
      <w:r w:rsidR="005013D4">
        <w:rPr>
          <w:rFonts w:ascii="Roboto" w:hAnsi="Roboto" w:eastAsia="Roboto" w:cs="Roboto"/>
          <w:color w:val="000000"/>
        </w:rPr>
        <w:tab/>
      </w:r>
      <w:sdt>
        <w:sdtPr>
          <w:tag w:val="goog_rdk_23"/>
          <w:id w:val="-253048889"/>
        </w:sdtPr>
        <w:sdtContent>
          <w:sdt>
            <w:sdtPr>
              <w:tag w:val="goog_rdk_15"/>
              <w:id w:val="973954696"/>
            </w:sdtPr>
            <w:sdtContent>
              <w:r w:rsidR="00F504E6">
                <w:rPr>
                  <w:rFonts w:ascii="Segoe UI Symbol" w:hAnsi="Segoe UI Symbol" w:cs="Segoe UI Symbol"/>
                </w:rPr>
                <w:t>☒</w:t>
              </w:r>
            </w:sdtContent>
          </w:sdt>
        </w:sdtContent>
      </w:sdt>
      <w:r w:rsidR="005013D4">
        <w:rPr>
          <w:rFonts w:ascii="Roboto" w:hAnsi="Roboto" w:eastAsia="Roboto" w:cs="Roboto"/>
          <w:color w:val="000000"/>
        </w:rPr>
        <w:t xml:space="preserve"> ***Near Real Time</w:t>
      </w:r>
    </w:p>
    <w:p w:rsidR="000E499A" w:rsidRDefault="005013D4" w14:paraId="6D1DF9E5" w14:textId="77777777">
      <w:pPr>
        <w:pBdr>
          <w:top w:val="nil"/>
          <w:left w:val="nil"/>
          <w:bottom w:val="nil"/>
          <w:right w:val="nil"/>
          <w:between w:val="nil"/>
        </w:pBdr>
        <w:spacing w:after="120"/>
        <w:rPr>
          <w:rFonts w:ascii="Roboto" w:hAnsi="Roboto" w:eastAsia="Roboto" w:cs="Roboto"/>
          <w:b/>
          <w:color w:val="000000"/>
        </w:rPr>
      </w:pPr>
      <w:r>
        <w:rPr>
          <w:rFonts w:ascii="Roboto" w:hAnsi="Roboto" w:eastAsia="Roboto" w:cs="Roboto"/>
          <w:b/>
          <w:color w:val="000000"/>
        </w:rPr>
        <w:t>Processing Type</w:t>
      </w:r>
    </w:p>
    <w:p w:rsidR="000E499A" w:rsidRDefault="00FC084D" w14:paraId="110883A0" w14:textId="10FEA53D">
      <w:pPr>
        <w:pBdr>
          <w:top w:val="nil"/>
          <w:left w:val="nil"/>
          <w:bottom w:val="nil"/>
          <w:right w:val="nil"/>
          <w:between w:val="nil"/>
        </w:pBdr>
        <w:spacing w:after="120"/>
        <w:rPr>
          <w:rFonts w:ascii="Roboto" w:hAnsi="Roboto" w:eastAsia="Roboto" w:cs="Roboto"/>
          <w:color w:val="000000"/>
        </w:rPr>
      </w:pPr>
      <w:sdt>
        <w:sdtPr>
          <w:tag w:val="goog_rdk_24"/>
          <w:id w:val="901540392"/>
        </w:sdtPr>
        <w:sdtContent>
          <w:r w:rsidR="005013D4">
            <w:rPr>
              <w:rFonts w:ascii="Arial Unicode MS" w:hAnsi="Arial Unicode MS" w:eastAsia="Arial Unicode MS" w:cs="Arial Unicode MS"/>
              <w:color w:val="2B579A"/>
            </w:rPr>
            <w:t>☐</w:t>
          </w:r>
        </w:sdtContent>
      </w:sdt>
      <w:r w:rsidR="005013D4">
        <w:rPr>
          <w:rFonts w:ascii="Roboto" w:hAnsi="Roboto" w:eastAsia="Roboto" w:cs="Roboto"/>
          <w:color w:val="000000"/>
        </w:rPr>
        <w:t xml:space="preserve"> Synchronous </w:t>
      </w:r>
      <w:r w:rsidR="005013D4">
        <w:rPr>
          <w:rFonts w:ascii="Roboto" w:hAnsi="Roboto" w:eastAsia="Roboto" w:cs="Roboto"/>
          <w:color w:val="000000"/>
        </w:rPr>
        <w:tab/>
      </w:r>
      <w:sdt>
        <w:sdtPr>
          <w:tag w:val="goog_rdk_25"/>
          <w:id w:val="34065947"/>
        </w:sdtPr>
        <w:sdtContent>
          <w:sdt>
            <w:sdtPr>
              <w:tag w:val="goog_rdk_15"/>
              <w:id w:val="-951776166"/>
            </w:sdtPr>
            <w:sdtContent>
              <w:r w:rsidR="00652FD0">
                <w:rPr>
                  <w:rFonts w:ascii="Segoe UI Symbol" w:hAnsi="Segoe UI Symbol" w:cs="Segoe UI Symbol"/>
                </w:rPr>
                <w:t>☒</w:t>
              </w:r>
            </w:sdtContent>
          </w:sdt>
        </w:sdtContent>
      </w:sdt>
      <w:r w:rsidR="005013D4">
        <w:rPr>
          <w:rFonts w:ascii="Roboto" w:hAnsi="Roboto" w:eastAsia="Roboto" w:cs="Roboto"/>
          <w:color w:val="000000"/>
        </w:rPr>
        <w:t xml:space="preserve"> Asynchronous</w:t>
      </w:r>
    </w:p>
    <w:p w:rsidR="000E499A" w:rsidRDefault="005013D4" w14:paraId="341DF59B" w14:textId="77777777">
      <w:pPr>
        <w:pBdr>
          <w:top w:val="nil"/>
          <w:left w:val="nil"/>
          <w:bottom w:val="nil"/>
          <w:right w:val="nil"/>
          <w:between w:val="nil"/>
        </w:pBdr>
        <w:spacing w:after="120"/>
        <w:rPr>
          <w:rFonts w:ascii="Roboto" w:hAnsi="Roboto" w:eastAsia="Roboto" w:cs="Roboto"/>
          <w:b/>
          <w:color w:val="000000"/>
        </w:rPr>
      </w:pPr>
      <w:r>
        <w:rPr>
          <w:rFonts w:ascii="Roboto" w:hAnsi="Roboto" w:eastAsia="Roboto" w:cs="Roboto"/>
          <w:b/>
          <w:color w:val="000000"/>
        </w:rPr>
        <w:t xml:space="preserve">Frequency </w:t>
      </w:r>
    </w:p>
    <w:bookmarkStart w:name="bookmark=id.d6g9q1sfp7mh" w:colFirst="0" w:colLast="0" w:id="13"/>
    <w:bookmarkEnd w:id="13"/>
    <w:p w:rsidR="000E499A" w:rsidRDefault="00FC084D" w14:paraId="3D25915D" w14:textId="77777777">
      <w:pPr>
        <w:pBdr>
          <w:top w:val="nil"/>
          <w:left w:val="nil"/>
          <w:bottom w:val="nil"/>
          <w:right w:val="nil"/>
          <w:between w:val="nil"/>
        </w:pBdr>
        <w:spacing w:after="120"/>
        <w:rPr>
          <w:rFonts w:ascii="Roboto" w:hAnsi="Roboto" w:eastAsia="Roboto" w:cs="Roboto"/>
          <w:color w:val="000000"/>
        </w:rPr>
      </w:pPr>
      <w:sdt>
        <w:sdtPr>
          <w:tag w:val="goog_rdk_26"/>
          <w:id w:val="-1966748804"/>
        </w:sdtPr>
        <w:sdtContent>
          <w:r w:rsidR="005013D4">
            <w:rPr>
              <w:rFonts w:ascii="Arial Unicode MS" w:hAnsi="Arial Unicode MS" w:eastAsia="Arial Unicode MS" w:cs="Arial Unicode MS"/>
              <w:color w:val="2B579A"/>
            </w:rPr>
            <w:t>☐</w:t>
          </w:r>
        </w:sdtContent>
      </w:sdt>
      <w:r w:rsidR="005013D4">
        <w:rPr>
          <w:rFonts w:ascii="Roboto" w:hAnsi="Roboto" w:eastAsia="Roboto" w:cs="Roboto"/>
          <w:color w:val="000000"/>
        </w:rPr>
        <w:t xml:space="preserve"> Annually</w:t>
      </w:r>
      <w:r w:rsidR="005013D4">
        <w:rPr>
          <w:rFonts w:ascii="Roboto" w:hAnsi="Roboto" w:eastAsia="Roboto" w:cs="Roboto"/>
          <w:color w:val="000000"/>
        </w:rPr>
        <w:tab/>
      </w:r>
      <w:r w:rsidR="005013D4">
        <w:rPr>
          <w:rFonts w:ascii="Roboto" w:hAnsi="Roboto" w:eastAsia="Roboto" w:cs="Roboto"/>
          <w:color w:val="000000"/>
        </w:rPr>
        <w:tab/>
      </w:r>
      <w:r w:rsidR="005013D4">
        <w:rPr>
          <w:rFonts w:ascii="Roboto" w:hAnsi="Roboto" w:eastAsia="Roboto" w:cs="Roboto"/>
          <w:color w:val="000000"/>
        </w:rPr>
        <w:tab/>
      </w:r>
      <w:bookmarkStart w:name="bookmark=id.df0q2epa54ey" w:colFirst="0" w:colLast="0" w:id="14"/>
      <w:bookmarkEnd w:id="14"/>
      <w:sdt>
        <w:sdtPr>
          <w:tag w:val="goog_rdk_27"/>
          <w:id w:val="-92407637"/>
        </w:sdtPr>
        <w:sdtContent>
          <w:r w:rsidR="005013D4">
            <w:rPr>
              <w:rFonts w:ascii="Arial Unicode MS" w:hAnsi="Arial Unicode MS" w:eastAsia="Arial Unicode MS" w:cs="Arial Unicode MS"/>
              <w:color w:val="2B579A"/>
            </w:rPr>
            <w:t>☐</w:t>
          </w:r>
        </w:sdtContent>
      </w:sdt>
      <w:r w:rsidR="005013D4">
        <w:rPr>
          <w:rFonts w:ascii="Roboto" w:hAnsi="Roboto" w:eastAsia="Roboto" w:cs="Roboto"/>
          <w:color w:val="000000"/>
        </w:rPr>
        <w:t xml:space="preserve"> Quarterly </w:t>
      </w:r>
      <w:r w:rsidR="005013D4">
        <w:rPr>
          <w:rFonts w:ascii="Roboto" w:hAnsi="Roboto" w:eastAsia="Roboto" w:cs="Roboto"/>
          <w:color w:val="000000"/>
        </w:rPr>
        <w:tab/>
      </w:r>
      <w:r w:rsidR="005013D4">
        <w:rPr>
          <w:rFonts w:ascii="Roboto" w:hAnsi="Roboto" w:eastAsia="Roboto" w:cs="Roboto"/>
          <w:color w:val="000000"/>
        </w:rPr>
        <w:tab/>
      </w:r>
      <w:r w:rsidR="005013D4">
        <w:rPr>
          <w:rFonts w:ascii="Roboto" w:hAnsi="Roboto" w:eastAsia="Roboto" w:cs="Roboto"/>
          <w:color w:val="000000"/>
        </w:rPr>
        <w:tab/>
      </w:r>
      <w:bookmarkStart w:name="bookmark=id.bseogijmqss4" w:colFirst="0" w:colLast="0" w:id="15"/>
      <w:bookmarkEnd w:id="15"/>
      <w:sdt>
        <w:sdtPr>
          <w:tag w:val="goog_rdk_28"/>
          <w:id w:val="311991200"/>
        </w:sdtPr>
        <w:sdtContent>
          <w:r w:rsidR="005013D4">
            <w:rPr>
              <w:rFonts w:ascii="Arial Unicode MS" w:hAnsi="Arial Unicode MS" w:eastAsia="Arial Unicode MS" w:cs="Arial Unicode MS"/>
              <w:color w:val="2B579A"/>
            </w:rPr>
            <w:t>☐</w:t>
          </w:r>
        </w:sdtContent>
      </w:sdt>
      <w:r w:rsidR="005013D4">
        <w:rPr>
          <w:rFonts w:ascii="Roboto" w:hAnsi="Roboto" w:eastAsia="Roboto" w:cs="Roboto"/>
          <w:color w:val="000000"/>
        </w:rPr>
        <w:t xml:space="preserve"> Monthly</w:t>
      </w:r>
      <w:r w:rsidR="005013D4">
        <w:rPr>
          <w:rFonts w:ascii="Roboto" w:hAnsi="Roboto" w:eastAsia="Roboto" w:cs="Roboto"/>
          <w:color w:val="000000"/>
        </w:rPr>
        <w:tab/>
      </w:r>
      <w:r w:rsidR="005013D4">
        <w:rPr>
          <w:rFonts w:ascii="Roboto" w:hAnsi="Roboto" w:eastAsia="Roboto" w:cs="Roboto"/>
          <w:color w:val="000000"/>
        </w:rPr>
        <w:tab/>
      </w:r>
    </w:p>
    <w:bookmarkStart w:name="bookmark=id.apin60t6pw0b" w:colFirst="0" w:colLast="0" w:id="16"/>
    <w:bookmarkEnd w:id="16"/>
    <w:p w:rsidR="000E499A" w:rsidRDefault="00FC084D" w14:paraId="5F37558A" w14:textId="60E9FEA2">
      <w:pPr>
        <w:pBdr>
          <w:top w:val="nil"/>
          <w:left w:val="nil"/>
          <w:bottom w:val="nil"/>
          <w:right w:val="nil"/>
          <w:between w:val="nil"/>
        </w:pBdr>
        <w:spacing w:after="120"/>
        <w:rPr>
          <w:rFonts w:ascii="Roboto" w:hAnsi="Roboto" w:eastAsia="Roboto" w:cs="Roboto"/>
          <w:color w:val="000000"/>
        </w:rPr>
      </w:pPr>
      <w:sdt>
        <w:sdtPr>
          <w:tag w:val="goog_rdk_29"/>
          <w:id w:val="-1358720291"/>
        </w:sdtPr>
        <w:sdtContent>
          <w:r w:rsidR="005013D4">
            <w:rPr>
              <w:rFonts w:ascii="Arial Unicode MS" w:hAnsi="Arial Unicode MS" w:eastAsia="Arial Unicode MS" w:cs="Arial Unicode MS"/>
              <w:color w:val="2B579A"/>
            </w:rPr>
            <w:t>☐</w:t>
          </w:r>
        </w:sdtContent>
      </w:sdt>
      <w:r w:rsidR="005013D4">
        <w:rPr>
          <w:rFonts w:ascii="Roboto" w:hAnsi="Roboto" w:eastAsia="Roboto" w:cs="Roboto"/>
          <w:color w:val="000000"/>
        </w:rPr>
        <w:t xml:space="preserve"> Weekly</w:t>
      </w:r>
      <w:r w:rsidR="005013D4">
        <w:rPr>
          <w:rFonts w:ascii="Roboto" w:hAnsi="Roboto" w:eastAsia="Roboto" w:cs="Roboto"/>
          <w:color w:val="000000"/>
        </w:rPr>
        <w:tab/>
      </w:r>
      <w:r w:rsidR="005013D4">
        <w:rPr>
          <w:rFonts w:ascii="Roboto" w:hAnsi="Roboto" w:eastAsia="Roboto" w:cs="Roboto"/>
          <w:color w:val="000000"/>
        </w:rPr>
        <w:tab/>
      </w:r>
      <w:r w:rsidR="005013D4">
        <w:rPr>
          <w:rFonts w:ascii="Roboto" w:hAnsi="Roboto" w:eastAsia="Roboto" w:cs="Roboto"/>
          <w:color w:val="000000"/>
        </w:rPr>
        <w:tab/>
      </w:r>
      <w:bookmarkStart w:name="bookmark=id.dk7ju7iq4iqw" w:colFirst="0" w:colLast="0" w:id="17"/>
      <w:bookmarkEnd w:id="17"/>
      <w:sdt>
        <w:sdtPr>
          <w:tag w:val="goog_rdk_30"/>
          <w:id w:val="136686656"/>
        </w:sdtPr>
        <w:sdtContent>
          <w:r w:rsidR="005013D4">
            <w:rPr>
              <w:rFonts w:ascii="Arial Unicode MS" w:hAnsi="Arial Unicode MS" w:eastAsia="Arial Unicode MS" w:cs="Arial Unicode MS"/>
              <w:color w:val="2B579A"/>
            </w:rPr>
            <w:t>☐</w:t>
          </w:r>
        </w:sdtContent>
      </w:sdt>
      <w:r w:rsidR="005013D4">
        <w:rPr>
          <w:rFonts w:ascii="Roboto" w:hAnsi="Roboto" w:eastAsia="Roboto" w:cs="Roboto"/>
          <w:color w:val="000000"/>
        </w:rPr>
        <w:t xml:space="preserve"> Daily</w:t>
      </w:r>
      <w:r w:rsidR="005013D4">
        <w:rPr>
          <w:rFonts w:ascii="Roboto" w:hAnsi="Roboto" w:eastAsia="Roboto" w:cs="Roboto"/>
          <w:color w:val="000000"/>
        </w:rPr>
        <w:tab/>
      </w:r>
      <w:r w:rsidR="005013D4">
        <w:rPr>
          <w:rFonts w:ascii="Roboto" w:hAnsi="Roboto" w:eastAsia="Roboto" w:cs="Roboto"/>
          <w:color w:val="000000"/>
        </w:rPr>
        <w:tab/>
      </w:r>
      <w:r w:rsidR="005013D4">
        <w:rPr>
          <w:rFonts w:ascii="Roboto" w:hAnsi="Roboto" w:eastAsia="Roboto" w:cs="Roboto"/>
          <w:color w:val="000000"/>
        </w:rPr>
        <w:tab/>
      </w:r>
      <w:sdt>
        <w:sdtPr>
          <w:tag w:val="goog_rdk_31"/>
          <w:id w:val="-2038699773"/>
        </w:sdtPr>
        <w:sdtContent>
          <w:sdt>
            <w:sdtPr>
              <w:tag w:val="goog_rdk_15"/>
              <w:id w:val="57372410"/>
            </w:sdtPr>
            <w:sdtContent>
              <w:r w:rsidR="00F504E6">
                <w:rPr>
                  <w:rFonts w:ascii="Segoe UI Symbol" w:hAnsi="Segoe UI Symbol" w:cs="Segoe UI Symbol"/>
                </w:rPr>
                <w:t>☒</w:t>
              </w:r>
            </w:sdtContent>
          </w:sdt>
        </w:sdtContent>
      </w:sdt>
      <w:r w:rsidR="005013D4">
        <w:rPr>
          <w:rFonts w:ascii="Roboto" w:hAnsi="Roboto" w:eastAsia="Roboto" w:cs="Roboto"/>
          <w:color w:val="000000"/>
        </w:rPr>
        <w:t xml:space="preserve"> On Demand</w:t>
      </w:r>
    </w:p>
    <w:bookmarkStart w:name="bookmark=id.ieo43je49bgs" w:colFirst="0" w:colLast="0" w:id="18"/>
    <w:bookmarkEnd w:id="18"/>
    <w:p w:rsidR="000E499A" w:rsidRDefault="00FC084D" w14:paraId="58A589E9" w14:textId="77777777">
      <w:pPr>
        <w:pBdr>
          <w:top w:val="nil"/>
          <w:left w:val="nil"/>
          <w:bottom w:val="nil"/>
          <w:right w:val="nil"/>
          <w:between w:val="nil"/>
        </w:pBdr>
        <w:spacing w:after="120"/>
        <w:rPr>
          <w:rFonts w:ascii="Roboto" w:hAnsi="Roboto" w:eastAsia="Roboto" w:cs="Roboto"/>
          <w:color w:val="000000"/>
        </w:rPr>
      </w:pPr>
      <w:sdt>
        <w:sdtPr>
          <w:tag w:val="goog_rdk_32"/>
          <w:id w:val="179142770"/>
        </w:sdtPr>
        <w:sdtContent>
          <w:r w:rsidR="005013D4">
            <w:rPr>
              <w:rFonts w:ascii="Arial Unicode MS" w:hAnsi="Arial Unicode MS" w:eastAsia="Arial Unicode MS" w:cs="Arial Unicode MS"/>
              <w:color w:val="2B579A"/>
            </w:rPr>
            <w:t>☐</w:t>
          </w:r>
        </w:sdtContent>
      </w:sdt>
      <w:r w:rsidR="005013D4">
        <w:rPr>
          <w:rFonts w:ascii="Roboto" w:hAnsi="Roboto" w:eastAsia="Roboto" w:cs="Roboto"/>
          <w:color w:val="000000"/>
        </w:rPr>
        <w:t xml:space="preserve"> Other (If other, describe here) ___________________________________</w:t>
      </w:r>
    </w:p>
    <w:p w:rsidR="000E499A" w:rsidRDefault="000E499A" w14:paraId="52E56223" w14:textId="77777777">
      <w:pPr>
        <w:rPr>
          <w:rFonts w:ascii="Roboto" w:hAnsi="Roboto" w:eastAsia="Roboto" w:cs="Roboto"/>
          <w:b/>
        </w:rPr>
      </w:pPr>
    </w:p>
    <w:p w:rsidR="000E499A" w:rsidRDefault="005013D4" w14:paraId="0777392E" w14:textId="77777777">
      <w:pPr>
        <w:pBdr>
          <w:top w:val="nil"/>
          <w:left w:val="nil"/>
          <w:bottom w:val="nil"/>
          <w:right w:val="nil"/>
          <w:between w:val="nil"/>
        </w:pBdr>
        <w:spacing w:after="120"/>
        <w:rPr>
          <w:rFonts w:ascii="Roboto" w:hAnsi="Roboto" w:eastAsia="Roboto" w:cs="Roboto"/>
          <w:b/>
          <w:color w:val="000000"/>
        </w:rPr>
      </w:pPr>
      <w:r>
        <w:rPr>
          <w:rFonts w:ascii="Roboto" w:hAnsi="Roboto" w:eastAsia="Roboto" w:cs="Roboto"/>
          <w:b/>
          <w:color w:val="000000"/>
        </w:rPr>
        <w:t>Interface Type</w:t>
      </w:r>
    </w:p>
    <w:p w:rsidR="000E499A" w:rsidRDefault="00FC084D" w14:paraId="02B45AF1" w14:textId="29679548">
      <w:pPr>
        <w:pBdr>
          <w:top w:val="nil"/>
          <w:left w:val="nil"/>
          <w:bottom w:val="nil"/>
          <w:right w:val="nil"/>
          <w:between w:val="nil"/>
        </w:pBdr>
        <w:spacing w:after="120"/>
        <w:rPr>
          <w:rFonts w:ascii="Roboto" w:hAnsi="Roboto" w:eastAsia="Roboto" w:cs="Roboto"/>
          <w:color w:val="000000"/>
        </w:rPr>
      </w:pPr>
      <w:sdt>
        <w:sdtPr>
          <w:tag w:val="goog_rdk_33"/>
          <w:id w:val="-419241553"/>
        </w:sdtPr>
        <w:sdtContent>
          <w:r w:rsidR="005013D4">
            <w:rPr>
              <w:rFonts w:ascii="Arial Unicode MS" w:hAnsi="Arial Unicode MS" w:eastAsia="Arial Unicode MS" w:cs="Arial Unicode MS"/>
              <w:color w:val="2B579A"/>
            </w:rPr>
            <w:t>☐</w:t>
          </w:r>
        </w:sdtContent>
      </w:sdt>
      <w:r w:rsidR="005013D4">
        <w:rPr>
          <w:rFonts w:ascii="Roboto" w:hAnsi="Roboto" w:eastAsia="Roboto" w:cs="Roboto"/>
          <w:color w:val="000000"/>
        </w:rPr>
        <w:t xml:space="preserve"> Point to Point </w:t>
      </w:r>
      <w:r w:rsidR="005013D4">
        <w:rPr>
          <w:rFonts w:ascii="Roboto" w:hAnsi="Roboto" w:eastAsia="Roboto" w:cs="Roboto"/>
          <w:color w:val="000000"/>
        </w:rPr>
        <w:tab/>
      </w:r>
      <w:sdt>
        <w:sdtPr>
          <w:tag w:val="goog_rdk_34"/>
          <w:id w:val="1359303311"/>
        </w:sdtPr>
        <w:sdtContent>
          <w:sdt>
            <w:sdtPr>
              <w:tag w:val="goog_rdk_15"/>
              <w:id w:val="-1424959905"/>
            </w:sdtPr>
            <w:sdtContent>
              <w:r w:rsidR="00F504E6">
                <w:rPr>
                  <w:rFonts w:ascii="Segoe UI Symbol" w:hAnsi="Segoe UI Symbol" w:cs="Segoe UI Symbol"/>
                </w:rPr>
                <w:t>☒</w:t>
              </w:r>
            </w:sdtContent>
          </w:sdt>
        </w:sdtContent>
      </w:sdt>
      <w:r w:rsidR="005013D4">
        <w:rPr>
          <w:rFonts w:ascii="Roboto" w:hAnsi="Roboto" w:eastAsia="Roboto" w:cs="Roboto"/>
          <w:color w:val="000000"/>
        </w:rPr>
        <w:t xml:space="preserve"> via Middleware (CPI)</w:t>
      </w:r>
    </w:p>
    <w:p w:rsidR="000E499A" w:rsidRDefault="000E499A" w14:paraId="07547A01" w14:textId="77777777">
      <w:pPr>
        <w:rPr>
          <w:rFonts w:ascii="Roboto" w:hAnsi="Roboto" w:eastAsia="Roboto" w:cs="Roboto"/>
          <w:b/>
        </w:rPr>
      </w:pPr>
    </w:p>
    <w:p w:rsidR="000E499A" w:rsidRDefault="005013D4" w14:paraId="1FDD7C70" w14:textId="77777777">
      <w:pPr>
        <w:rPr>
          <w:rFonts w:ascii="Roboto" w:hAnsi="Roboto" w:eastAsia="Roboto" w:cs="Roboto"/>
          <w:b/>
        </w:rPr>
      </w:pPr>
      <w:r>
        <w:rPr>
          <w:rFonts w:ascii="Roboto" w:hAnsi="Roboto" w:eastAsia="Roboto" w:cs="Roboto"/>
          <w:b/>
        </w:rPr>
        <w:t>Volume</w:t>
      </w:r>
    </w:p>
    <w:p w:rsidR="000E499A" w:rsidRDefault="000E499A" w14:paraId="5043CB0F" w14:textId="77777777">
      <w:pPr>
        <w:rPr>
          <w:rFonts w:ascii="Roboto" w:hAnsi="Roboto" w:eastAsia="Roboto" w:cs="Roboto"/>
        </w:rPr>
      </w:pPr>
    </w:p>
    <w:p w:rsidR="000E499A" w:rsidP="07CC5FDB" w:rsidRDefault="005013D4" w14:paraId="674E775C" w14:textId="1AA8242C">
      <w:pPr>
        <w:rPr>
          <w:rFonts w:ascii="Roboto" w:hAnsi="Roboto" w:eastAsia="Roboto" w:cs="Roboto"/>
          <w:lang w:val="en-US"/>
        </w:rPr>
      </w:pPr>
      <w:r w:rsidRPr="07CC5FDB">
        <w:rPr>
          <w:rFonts w:ascii="Roboto" w:hAnsi="Roboto" w:eastAsia="Roboto" w:cs="Roboto"/>
          <w:lang w:val="en-US"/>
        </w:rPr>
        <w:t>Average Demand</w:t>
      </w:r>
      <w:r>
        <w:tab/>
      </w:r>
      <w:r w:rsidR="00F504E6">
        <w:tab/>
      </w:r>
      <w:r w:rsidRPr="07CC5FDB" w:rsidR="00F504E6">
        <w:rPr>
          <w:rFonts w:ascii="Roboto" w:hAnsi="Roboto" w:eastAsia="Roboto" w:cs="Roboto"/>
          <w:lang w:val="en-US"/>
        </w:rPr>
        <w:t xml:space="preserve">: </w:t>
      </w:r>
      <w:r w:rsidR="002C685B">
        <w:rPr>
          <w:rFonts w:ascii="Roboto" w:hAnsi="Roboto" w:eastAsia="Roboto" w:cs="Roboto"/>
          <w:lang w:val="en-US"/>
        </w:rPr>
        <w:t>Approx</w:t>
      </w:r>
      <w:r w:rsidR="0035075F">
        <w:rPr>
          <w:rFonts w:ascii="Roboto" w:hAnsi="Roboto" w:eastAsia="Roboto" w:cs="Roboto"/>
          <w:lang w:val="en-US"/>
        </w:rPr>
        <w:t xml:space="preserve">. </w:t>
      </w:r>
      <w:r w:rsidR="000C401E">
        <w:rPr>
          <w:rFonts w:ascii="Roboto" w:hAnsi="Roboto" w:eastAsia="Roboto" w:cs="Roboto"/>
          <w:lang w:val="en-US"/>
        </w:rPr>
        <w:t>8</w:t>
      </w:r>
      <w:r w:rsidR="00F504E6">
        <w:rPr>
          <w:rFonts w:ascii="Roboto" w:hAnsi="Roboto" w:eastAsia="Roboto" w:cs="Roboto"/>
          <w:lang w:val="en-US"/>
        </w:rPr>
        <w:t xml:space="preserve">000 </w:t>
      </w:r>
      <w:r w:rsidRPr="07CC5FDB" w:rsidR="00F504E6">
        <w:rPr>
          <w:rFonts w:ascii="Roboto" w:hAnsi="Roboto" w:eastAsia="Roboto" w:cs="Roboto"/>
          <w:lang w:val="en-US"/>
        </w:rPr>
        <w:t>Packages</w:t>
      </w:r>
      <w:r w:rsidRPr="07CC5FDB">
        <w:rPr>
          <w:rFonts w:ascii="Roboto" w:hAnsi="Roboto" w:eastAsia="Roboto" w:cs="Roboto"/>
          <w:lang w:val="en-US"/>
        </w:rPr>
        <w:t xml:space="preserve"> per month</w:t>
      </w:r>
    </w:p>
    <w:p w:rsidR="0035075F" w:rsidRDefault="005013D4" w14:paraId="4B186FA4" w14:textId="5590D16E">
      <w:pPr>
        <w:rPr>
          <w:rFonts w:ascii="Roboto" w:hAnsi="Roboto" w:eastAsia="Roboto" w:cs="Roboto"/>
        </w:rPr>
      </w:pPr>
      <w:r>
        <w:rPr>
          <w:rFonts w:ascii="Roboto" w:hAnsi="Roboto" w:eastAsia="Roboto" w:cs="Roboto"/>
        </w:rPr>
        <w:t>Peak Demand</w:t>
      </w:r>
      <w:r>
        <w:rPr>
          <w:rFonts w:ascii="Roboto" w:hAnsi="Roboto" w:eastAsia="Roboto" w:cs="Roboto"/>
        </w:rPr>
        <w:tab/>
      </w:r>
      <w:r>
        <w:rPr>
          <w:rFonts w:ascii="Roboto" w:hAnsi="Roboto" w:eastAsia="Roboto" w:cs="Roboto"/>
        </w:rPr>
        <w:tab/>
      </w:r>
      <w:r>
        <w:rPr>
          <w:rFonts w:ascii="Roboto" w:hAnsi="Roboto" w:eastAsia="Roboto" w:cs="Roboto"/>
        </w:rPr>
        <w:tab/>
      </w:r>
      <w:r>
        <w:rPr>
          <w:rFonts w:ascii="Roboto" w:hAnsi="Roboto" w:eastAsia="Roboto" w:cs="Roboto"/>
        </w:rPr>
        <w:t>:</w:t>
      </w:r>
      <w:r w:rsidR="0035075F">
        <w:rPr>
          <w:rFonts w:ascii="Roboto" w:hAnsi="Roboto" w:eastAsia="Roboto" w:cs="Roboto"/>
        </w:rPr>
        <w:t xml:space="preserve"> Approx. 10</w:t>
      </w:r>
      <w:r>
        <w:rPr>
          <w:rFonts w:ascii="Roboto" w:hAnsi="Roboto" w:eastAsia="Roboto" w:cs="Roboto"/>
        </w:rPr>
        <w:t>000 Packages per mont</w:t>
      </w:r>
      <w:r w:rsidR="005010B6">
        <w:rPr>
          <w:rFonts w:ascii="Roboto" w:hAnsi="Roboto" w:eastAsia="Roboto" w:cs="Roboto"/>
        </w:rPr>
        <w:t>h</w:t>
      </w:r>
    </w:p>
    <w:p w:rsidR="000E499A" w:rsidP="00E6536C" w:rsidRDefault="005013D4" w14:paraId="6E18183F" w14:textId="2BD6A483">
      <w:pPr>
        <w:rPr>
          <w:rFonts w:ascii="Roboto" w:hAnsi="Roboto" w:eastAsia="Roboto" w:cs="Roboto"/>
        </w:rPr>
      </w:pPr>
      <w:r>
        <w:br/>
      </w:r>
    </w:p>
    <w:p w:rsidR="000E499A" w:rsidRDefault="005013D4" w14:paraId="68FADCDA" w14:textId="77777777">
      <w:pPr>
        <w:rPr>
          <w:rFonts w:ascii="Roboto" w:hAnsi="Roboto" w:eastAsia="Roboto" w:cs="Roboto"/>
        </w:rPr>
      </w:pPr>
      <w:r>
        <w:rPr>
          <w:rFonts w:ascii="Roboto" w:hAnsi="Roboto" w:eastAsia="Roboto" w:cs="Roboto"/>
        </w:rPr>
        <w:t>***Near Real Time refers to a system integration approach where data is exchanged between systems with minimal delay—typically seconds or minutes, but not instantaneously.</w:t>
      </w:r>
    </w:p>
    <w:p w:rsidR="000E499A" w:rsidRDefault="000E499A" w14:paraId="6537F28F" w14:textId="77777777">
      <w:pPr>
        <w:rPr>
          <w:rFonts w:ascii="Roboto" w:hAnsi="Roboto" w:eastAsia="Roboto" w:cs="Roboto"/>
        </w:rPr>
      </w:pPr>
    </w:p>
    <w:p w:rsidR="000E499A" w:rsidRDefault="6A94A047" w14:paraId="5A806041" w14:textId="77777777">
      <w:pPr>
        <w:pStyle w:val="Heading2"/>
        <w:numPr>
          <w:ilvl w:val="1"/>
          <w:numId w:val="1"/>
        </w:numPr>
        <w:ind w:left="720" w:hanging="570"/>
      </w:pPr>
      <w:bookmarkStart w:name="_Toc209335342" w:id="19"/>
      <w:r>
        <w:t>Dependencies</w:t>
      </w:r>
      <w:bookmarkEnd w:id="19"/>
    </w:p>
    <w:p w:rsidR="000E499A" w:rsidRDefault="005013D4" w14:paraId="63DAEA65" w14:textId="77777777">
      <w:pPr>
        <w:pBdr>
          <w:top w:val="nil"/>
          <w:left w:val="nil"/>
          <w:bottom w:val="nil"/>
          <w:right w:val="nil"/>
          <w:between w:val="nil"/>
        </w:pBdr>
        <w:spacing w:after="120"/>
        <w:rPr>
          <w:rFonts w:ascii="Roboto" w:hAnsi="Roboto" w:eastAsia="Roboto" w:cs="Roboto"/>
          <w:i/>
          <w:color w:val="000000"/>
        </w:rPr>
      </w:pPr>
      <w:r>
        <w:rPr>
          <w:rFonts w:ascii="Roboto" w:hAnsi="Roboto" w:eastAsia="Roboto" w:cs="Roboto"/>
          <w:i/>
          <w:color w:val="000000"/>
        </w:rPr>
        <w:t>Specify any Configuration, development, and execution dependencies for this development in the subsections below.</w:t>
      </w:r>
    </w:p>
    <w:p w:rsidR="000E499A" w:rsidRDefault="6A94A047" w14:paraId="1BC60F94" w14:textId="77777777">
      <w:pPr>
        <w:pStyle w:val="Heading3"/>
        <w:numPr>
          <w:ilvl w:val="2"/>
          <w:numId w:val="1"/>
        </w:numPr>
        <w:rPr>
          <w:rFonts w:ascii="Roboto" w:hAnsi="Roboto" w:eastAsia="Roboto" w:cs="Roboto"/>
        </w:rPr>
      </w:pPr>
      <w:bookmarkStart w:name="_Toc209335343" w:id="20"/>
      <w:r w:rsidRPr="1BEDE2CE">
        <w:rPr>
          <w:rFonts w:ascii="Roboto" w:hAnsi="Roboto" w:eastAsia="Roboto" w:cs="Roboto"/>
        </w:rPr>
        <w:t>Configuration Dependencies</w:t>
      </w:r>
      <w:bookmarkEnd w:id="20"/>
    </w:p>
    <w:p w:rsidR="000E499A" w:rsidP="2119E166" w:rsidRDefault="005013D4" w14:paraId="4D0D0C09" w14:textId="77777777">
      <w:pPr>
        <w:pBdr>
          <w:top w:val="nil"/>
          <w:left w:val="nil"/>
          <w:bottom w:val="nil"/>
          <w:right w:val="nil"/>
          <w:between w:val="nil"/>
        </w:pBdr>
        <w:spacing w:after="120"/>
        <w:ind w:left="720"/>
        <w:rPr>
          <w:rFonts w:ascii="Roboto" w:hAnsi="Roboto" w:eastAsia="Roboto" w:cs="Roboto"/>
          <w:b/>
          <w:bCs/>
          <w:i/>
          <w:iCs/>
          <w:color w:val="000000"/>
          <w:lang w:val="en-US"/>
        </w:rPr>
      </w:pPr>
      <w:r w:rsidRPr="2119E166">
        <w:rPr>
          <w:rFonts w:ascii="Roboto" w:hAnsi="Roboto" w:eastAsia="Roboto" w:cs="Roboto"/>
          <w:i/>
          <w:iCs/>
          <w:color w:val="000000" w:themeColor="text1"/>
          <w:lang w:val="en-US"/>
        </w:rPr>
        <w:t xml:space="preserve">List the configuration work that must be considered during the development of this object and that needs to be in place before this requirement can be tested. This section should answer the question </w:t>
      </w:r>
      <w:r w:rsidRPr="2119E166">
        <w:rPr>
          <w:rFonts w:ascii="Roboto" w:hAnsi="Roboto" w:eastAsia="Roboto" w:cs="Roboto"/>
          <w:b/>
          <w:bCs/>
          <w:i/>
          <w:iCs/>
          <w:color w:val="000000" w:themeColor="text1"/>
          <w:lang w:val="en-US"/>
        </w:rPr>
        <w:t>“What are the configurations needed for this object?”</w:t>
      </w:r>
    </w:p>
    <w:tbl>
      <w:tblPr>
        <w:tblStyle w:val="a4"/>
        <w:tblW w:w="9228" w:type="dxa"/>
        <w:tblInd w:w="8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577"/>
        <w:gridCol w:w="1701"/>
        <w:gridCol w:w="3402"/>
        <w:gridCol w:w="1548"/>
      </w:tblGrid>
      <w:tr w:rsidR="000E499A" w14:paraId="7139B21C" w14:textId="77777777">
        <w:trPr>
          <w:trHeight w:val="359"/>
        </w:trPr>
        <w:tc>
          <w:tcPr>
            <w:tcW w:w="2578" w:type="dxa"/>
            <w:shd w:val="clear" w:color="auto" w:fill="002776"/>
            <w:vAlign w:val="bottom"/>
          </w:tcPr>
          <w:p w:rsidR="000E499A" w:rsidRDefault="005013D4" w14:paraId="073AC07F" w14:textId="77777777">
            <w:pPr>
              <w:spacing w:after="120"/>
              <w:rPr>
                <w:rFonts w:ascii="Roboto" w:hAnsi="Roboto" w:eastAsia="Roboto" w:cs="Roboto"/>
                <w:b/>
                <w:color w:val="FFFFFF"/>
              </w:rPr>
            </w:pPr>
            <w:r>
              <w:rPr>
                <w:rFonts w:ascii="Roboto" w:hAnsi="Roboto" w:eastAsia="Roboto" w:cs="Roboto"/>
                <w:b/>
                <w:color w:val="FFFFFF"/>
              </w:rPr>
              <w:t>List of dependent configurations</w:t>
            </w:r>
          </w:p>
        </w:tc>
        <w:tc>
          <w:tcPr>
            <w:tcW w:w="1701" w:type="dxa"/>
            <w:shd w:val="clear" w:color="auto" w:fill="002776"/>
            <w:vAlign w:val="bottom"/>
          </w:tcPr>
          <w:p w:rsidR="000E499A" w:rsidRDefault="005013D4" w14:paraId="66253F47" w14:textId="77777777">
            <w:pPr>
              <w:spacing w:after="120"/>
              <w:rPr>
                <w:rFonts w:ascii="Roboto" w:hAnsi="Roboto" w:eastAsia="Roboto" w:cs="Roboto"/>
                <w:b/>
                <w:color w:val="FFFFFF"/>
              </w:rPr>
            </w:pPr>
            <w:r>
              <w:rPr>
                <w:rFonts w:ascii="Roboto" w:hAnsi="Roboto" w:eastAsia="Roboto" w:cs="Roboto"/>
                <w:b/>
                <w:color w:val="FFFFFF"/>
              </w:rPr>
              <w:t>Describe the dependency</w:t>
            </w:r>
          </w:p>
        </w:tc>
        <w:tc>
          <w:tcPr>
            <w:tcW w:w="3402" w:type="dxa"/>
            <w:shd w:val="clear" w:color="auto" w:fill="002776"/>
            <w:vAlign w:val="bottom"/>
          </w:tcPr>
          <w:p w:rsidR="000E499A" w:rsidRDefault="005013D4" w14:paraId="1BF915C9" w14:textId="77777777">
            <w:pPr>
              <w:spacing w:after="120"/>
              <w:jc w:val="center"/>
              <w:rPr>
                <w:rFonts w:ascii="Roboto" w:hAnsi="Roboto" w:eastAsia="Roboto" w:cs="Roboto"/>
                <w:b/>
                <w:color w:val="FFFFFF"/>
              </w:rPr>
            </w:pPr>
            <w:r>
              <w:rPr>
                <w:rFonts w:ascii="Roboto" w:hAnsi="Roboto" w:eastAsia="Roboto" w:cs="Roboto"/>
                <w:b/>
                <w:color w:val="FFFFFF"/>
              </w:rPr>
              <w:t>Owner/Team Responsible of dependent task</w:t>
            </w:r>
          </w:p>
        </w:tc>
        <w:tc>
          <w:tcPr>
            <w:tcW w:w="1548" w:type="dxa"/>
            <w:shd w:val="clear" w:color="auto" w:fill="002776"/>
          </w:tcPr>
          <w:p w:rsidR="000E499A" w:rsidRDefault="000E499A" w14:paraId="6DFB9E20" w14:textId="77777777">
            <w:pPr>
              <w:spacing w:after="120"/>
              <w:jc w:val="center"/>
              <w:rPr>
                <w:rFonts w:ascii="Roboto" w:hAnsi="Roboto" w:eastAsia="Roboto" w:cs="Roboto"/>
                <w:b/>
                <w:color w:val="FFFFFF"/>
              </w:rPr>
            </w:pPr>
          </w:p>
          <w:p w:rsidR="000E499A" w:rsidRDefault="005013D4" w14:paraId="3CB4E697" w14:textId="77777777">
            <w:pPr>
              <w:spacing w:after="120"/>
              <w:jc w:val="center"/>
              <w:rPr>
                <w:rFonts w:ascii="Roboto" w:hAnsi="Roboto" w:eastAsia="Roboto" w:cs="Roboto"/>
                <w:b/>
                <w:color w:val="FFFFFF"/>
              </w:rPr>
            </w:pPr>
            <w:r>
              <w:rPr>
                <w:rFonts w:ascii="Roboto" w:hAnsi="Roboto" w:eastAsia="Roboto" w:cs="Roboto"/>
                <w:b/>
                <w:color w:val="FFFFFF"/>
              </w:rPr>
              <w:t>Comments</w:t>
            </w:r>
          </w:p>
        </w:tc>
      </w:tr>
      <w:tr w:rsidR="000E499A" w14:paraId="70DF9E56" w14:textId="77777777">
        <w:tc>
          <w:tcPr>
            <w:tcW w:w="2578" w:type="dxa"/>
          </w:tcPr>
          <w:p w:rsidR="000E499A" w:rsidRDefault="000E499A" w14:paraId="44E871BC" w14:textId="77777777">
            <w:pPr>
              <w:pBdr>
                <w:top w:val="nil"/>
                <w:left w:val="nil"/>
                <w:bottom w:val="nil"/>
                <w:right w:val="nil"/>
                <w:between w:val="nil"/>
              </w:pBdr>
              <w:rPr>
                <w:rFonts w:ascii="Roboto" w:hAnsi="Roboto" w:eastAsia="Roboto" w:cs="Roboto"/>
                <w:color w:val="000000"/>
              </w:rPr>
            </w:pPr>
          </w:p>
        </w:tc>
        <w:tc>
          <w:tcPr>
            <w:tcW w:w="1701" w:type="dxa"/>
          </w:tcPr>
          <w:p w:rsidR="000E499A" w:rsidRDefault="000E499A" w14:paraId="144A5D23" w14:textId="77777777">
            <w:pPr>
              <w:pBdr>
                <w:top w:val="nil"/>
                <w:left w:val="nil"/>
                <w:bottom w:val="nil"/>
                <w:right w:val="nil"/>
                <w:between w:val="nil"/>
              </w:pBdr>
              <w:rPr>
                <w:rFonts w:ascii="Roboto" w:hAnsi="Roboto" w:eastAsia="Roboto" w:cs="Roboto"/>
                <w:color w:val="000000"/>
              </w:rPr>
            </w:pPr>
          </w:p>
        </w:tc>
        <w:tc>
          <w:tcPr>
            <w:tcW w:w="3402" w:type="dxa"/>
          </w:tcPr>
          <w:p w:rsidR="000E499A" w:rsidRDefault="000E499A" w14:paraId="738610EB" w14:textId="77777777">
            <w:pPr>
              <w:pBdr>
                <w:top w:val="nil"/>
                <w:left w:val="nil"/>
                <w:bottom w:val="nil"/>
                <w:right w:val="nil"/>
                <w:between w:val="nil"/>
              </w:pBdr>
              <w:rPr>
                <w:rFonts w:ascii="Roboto" w:hAnsi="Roboto" w:eastAsia="Roboto" w:cs="Roboto"/>
                <w:color w:val="000000"/>
              </w:rPr>
            </w:pPr>
          </w:p>
        </w:tc>
        <w:tc>
          <w:tcPr>
            <w:tcW w:w="1548" w:type="dxa"/>
          </w:tcPr>
          <w:p w:rsidR="000E499A" w:rsidRDefault="000E499A" w14:paraId="637805D2" w14:textId="77777777">
            <w:pPr>
              <w:pBdr>
                <w:top w:val="nil"/>
                <w:left w:val="nil"/>
                <w:bottom w:val="nil"/>
                <w:right w:val="nil"/>
                <w:between w:val="nil"/>
              </w:pBdr>
              <w:rPr>
                <w:rFonts w:ascii="Roboto" w:hAnsi="Roboto" w:eastAsia="Roboto" w:cs="Roboto"/>
                <w:color w:val="000000"/>
              </w:rPr>
            </w:pPr>
          </w:p>
        </w:tc>
      </w:tr>
      <w:tr w:rsidR="000E499A" w14:paraId="463F29E8" w14:textId="77777777">
        <w:tc>
          <w:tcPr>
            <w:tcW w:w="2578" w:type="dxa"/>
          </w:tcPr>
          <w:p w:rsidR="000E499A" w:rsidRDefault="000E499A" w14:paraId="3B7B4B86" w14:textId="77777777">
            <w:pPr>
              <w:pBdr>
                <w:top w:val="nil"/>
                <w:left w:val="nil"/>
                <w:bottom w:val="nil"/>
                <w:right w:val="nil"/>
                <w:between w:val="nil"/>
              </w:pBdr>
              <w:rPr>
                <w:rFonts w:ascii="Roboto" w:hAnsi="Roboto" w:eastAsia="Roboto" w:cs="Roboto"/>
                <w:color w:val="000000"/>
              </w:rPr>
            </w:pPr>
          </w:p>
        </w:tc>
        <w:tc>
          <w:tcPr>
            <w:tcW w:w="1701" w:type="dxa"/>
          </w:tcPr>
          <w:p w:rsidR="000E499A" w:rsidRDefault="000E499A" w14:paraId="3A0FF5F2" w14:textId="77777777">
            <w:pPr>
              <w:pBdr>
                <w:top w:val="nil"/>
                <w:left w:val="nil"/>
                <w:bottom w:val="nil"/>
                <w:right w:val="nil"/>
                <w:between w:val="nil"/>
              </w:pBdr>
              <w:rPr>
                <w:rFonts w:ascii="Roboto" w:hAnsi="Roboto" w:eastAsia="Roboto" w:cs="Roboto"/>
                <w:color w:val="000000"/>
              </w:rPr>
            </w:pPr>
          </w:p>
        </w:tc>
        <w:tc>
          <w:tcPr>
            <w:tcW w:w="3402" w:type="dxa"/>
          </w:tcPr>
          <w:p w:rsidR="000E499A" w:rsidRDefault="000E499A" w14:paraId="5630AD66" w14:textId="77777777">
            <w:pPr>
              <w:pBdr>
                <w:top w:val="nil"/>
                <w:left w:val="nil"/>
                <w:bottom w:val="nil"/>
                <w:right w:val="nil"/>
                <w:between w:val="nil"/>
              </w:pBdr>
              <w:rPr>
                <w:rFonts w:ascii="Roboto" w:hAnsi="Roboto" w:eastAsia="Roboto" w:cs="Roboto"/>
                <w:color w:val="000000"/>
              </w:rPr>
            </w:pPr>
          </w:p>
        </w:tc>
        <w:tc>
          <w:tcPr>
            <w:tcW w:w="1548" w:type="dxa"/>
          </w:tcPr>
          <w:p w:rsidR="000E499A" w:rsidRDefault="000E499A" w14:paraId="61829076" w14:textId="77777777">
            <w:pPr>
              <w:pBdr>
                <w:top w:val="nil"/>
                <w:left w:val="nil"/>
                <w:bottom w:val="nil"/>
                <w:right w:val="nil"/>
                <w:between w:val="nil"/>
              </w:pBdr>
              <w:rPr>
                <w:rFonts w:ascii="Roboto" w:hAnsi="Roboto" w:eastAsia="Roboto" w:cs="Roboto"/>
                <w:color w:val="000000"/>
              </w:rPr>
            </w:pPr>
          </w:p>
        </w:tc>
      </w:tr>
    </w:tbl>
    <w:p w:rsidR="000E499A" w:rsidRDefault="6A94A047" w14:paraId="439FCD05" w14:textId="77777777">
      <w:pPr>
        <w:pStyle w:val="Heading3"/>
        <w:numPr>
          <w:ilvl w:val="2"/>
          <w:numId w:val="1"/>
        </w:numPr>
        <w:rPr>
          <w:rFonts w:ascii="Roboto" w:hAnsi="Roboto" w:eastAsia="Roboto" w:cs="Roboto"/>
        </w:rPr>
      </w:pPr>
      <w:bookmarkStart w:name="_Toc209335344" w:id="21"/>
      <w:r w:rsidRPr="1BEDE2CE">
        <w:rPr>
          <w:rFonts w:ascii="Roboto" w:hAnsi="Roboto" w:eastAsia="Roboto" w:cs="Roboto"/>
        </w:rPr>
        <w:t>Development Dependencies</w:t>
      </w:r>
      <w:bookmarkEnd w:id="21"/>
    </w:p>
    <w:p w:rsidR="000E499A" w:rsidP="4FD0E140" w:rsidRDefault="005013D4" w14:paraId="56A18C68" w14:textId="77777777">
      <w:pPr>
        <w:pBdr>
          <w:top w:val="nil"/>
          <w:left w:val="nil"/>
          <w:bottom w:val="nil"/>
          <w:right w:val="nil"/>
          <w:between w:val="nil"/>
        </w:pBdr>
        <w:spacing w:after="120"/>
        <w:ind w:left="720"/>
        <w:rPr>
          <w:rFonts w:ascii="Roboto" w:hAnsi="Roboto" w:eastAsia="Roboto" w:cs="Roboto"/>
          <w:b/>
          <w:bCs/>
          <w:i/>
          <w:iCs/>
          <w:color w:val="000000"/>
          <w:lang w:val="en-US"/>
        </w:rPr>
      </w:pPr>
      <w:r w:rsidRPr="4FD0E140">
        <w:rPr>
          <w:rFonts w:ascii="Roboto" w:hAnsi="Roboto" w:eastAsia="Roboto" w:cs="Roboto"/>
          <w:i/>
          <w:iCs/>
          <w:color w:val="000000" w:themeColor="text1"/>
          <w:lang w:val="en-US"/>
        </w:rPr>
        <w:t xml:space="preserve">List the development, and other work that must be considered during the development of this development object. This section should answer the question </w:t>
      </w:r>
      <w:r w:rsidRPr="4FD0E140">
        <w:rPr>
          <w:rFonts w:ascii="Roboto" w:hAnsi="Roboto" w:eastAsia="Roboto" w:cs="Roboto"/>
          <w:b/>
          <w:bCs/>
          <w:i/>
          <w:iCs/>
          <w:color w:val="000000" w:themeColor="text1"/>
          <w:lang w:val="en-US"/>
        </w:rPr>
        <w:t>“What other WRICEF object this development depends on?”</w:t>
      </w:r>
    </w:p>
    <w:tbl>
      <w:tblPr>
        <w:tblStyle w:val="a5"/>
        <w:tblW w:w="9247" w:type="dxa"/>
        <w:tblInd w:w="8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243"/>
        <w:gridCol w:w="1317"/>
        <w:gridCol w:w="1429"/>
        <w:gridCol w:w="3104"/>
        <w:gridCol w:w="2154"/>
      </w:tblGrid>
      <w:tr w:rsidR="000E499A" w14:paraId="5E5D12D1" w14:textId="77777777">
        <w:trPr>
          <w:trHeight w:val="333"/>
        </w:trPr>
        <w:tc>
          <w:tcPr>
            <w:tcW w:w="1243" w:type="dxa"/>
            <w:shd w:val="clear" w:color="auto" w:fill="002776"/>
            <w:vAlign w:val="bottom"/>
          </w:tcPr>
          <w:p w:rsidR="000E499A" w:rsidRDefault="005013D4" w14:paraId="30E7018C" w14:textId="77777777">
            <w:pPr>
              <w:spacing w:after="120"/>
              <w:jc w:val="center"/>
              <w:rPr>
                <w:rFonts w:ascii="Roboto" w:hAnsi="Roboto" w:eastAsia="Roboto" w:cs="Roboto"/>
                <w:b/>
                <w:color w:val="FFFFFF"/>
              </w:rPr>
            </w:pPr>
            <w:r>
              <w:rPr>
                <w:rFonts w:ascii="Roboto" w:hAnsi="Roboto" w:eastAsia="Roboto" w:cs="Roboto"/>
                <w:b/>
                <w:color w:val="FFFFFF"/>
              </w:rPr>
              <w:t>GAP ID</w:t>
            </w:r>
          </w:p>
        </w:tc>
        <w:tc>
          <w:tcPr>
            <w:tcW w:w="1317" w:type="dxa"/>
            <w:shd w:val="clear" w:color="auto" w:fill="002776"/>
            <w:vAlign w:val="bottom"/>
          </w:tcPr>
          <w:p w:rsidR="000E499A" w:rsidRDefault="005013D4" w14:paraId="3684F335" w14:textId="77777777">
            <w:pPr>
              <w:spacing w:after="120"/>
              <w:rPr>
                <w:rFonts w:ascii="Roboto" w:hAnsi="Roboto" w:eastAsia="Roboto" w:cs="Roboto"/>
                <w:b/>
                <w:color w:val="FFFFFF"/>
              </w:rPr>
            </w:pPr>
            <w:r>
              <w:rPr>
                <w:rFonts w:ascii="Roboto" w:hAnsi="Roboto" w:eastAsia="Roboto" w:cs="Roboto"/>
                <w:b/>
                <w:color w:val="FFFFFF"/>
              </w:rPr>
              <w:t>Description</w:t>
            </w:r>
          </w:p>
        </w:tc>
        <w:tc>
          <w:tcPr>
            <w:tcW w:w="1429" w:type="dxa"/>
            <w:shd w:val="clear" w:color="auto" w:fill="002776"/>
          </w:tcPr>
          <w:p w:rsidR="000E499A" w:rsidRDefault="000E499A" w14:paraId="2BA226A1" w14:textId="77777777">
            <w:pPr>
              <w:spacing w:after="120"/>
              <w:jc w:val="center"/>
              <w:rPr>
                <w:rFonts w:ascii="Roboto" w:hAnsi="Roboto" w:eastAsia="Roboto" w:cs="Roboto"/>
                <w:b/>
                <w:color w:val="FFFFFF"/>
              </w:rPr>
            </w:pPr>
          </w:p>
          <w:p w:rsidR="000E499A" w:rsidRDefault="005013D4" w14:paraId="68821C64" w14:textId="77777777">
            <w:pPr>
              <w:spacing w:after="120"/>
              <w:jc w:val="center"/>
              <w:rPr>
                <w:rFonts w:ascii="Roboto" w:hAnsi="Roboto" w:eastAsia="Roboto" w:cs="Roboto"/>
                <w:b/>
                <w:color w:val="FFFFFF"/>
              </w:rPr>
            </w:pPr>
            <w:r>
              <w:rPr>
                <w:rFonts w:ascii="Roboto" w:hAnsi="Roboto" w:eastAsia="Roboto" w:cs="Roboto"/>
                <w:b/>
                <w:color w:val="FFFFFF"/>
              </w:rPr>
              <w:t>WRICEF ID</w:t>
            </w:r>
          </w:p>
        </w:tc>
        <w:tc>
          <w:tcPr>
            <w:tcW w:w="3104" w:type="dxa"/>
            <w:shd w:val="clear" w:color="auto" w:fill="002776"/>
            <w:vAlign w:val="bottom"/>
          </w:tcPr>
          <w:p w:rsidR="000E499A" w:rsidRDefault="005013D4" w14:paraId="04234A2B" w14:textId="77777777">
            <w:pPr>
              <w:spacing w:after="120"/>
              <w:jc w:val="center"/>
              <w:rPr>
                <w:rFonts w:ascii="Roboto" w:hAnsi="Roboto" w:eastAsia="Roboto" w:cs="Roboto"/>
                <w:b/>
                <w:color w:val="FFFFFF"/>
              </w:rPr>
            </w:pPr>
            <w:r>
              <w:rPr>
                <w:rFonts w:ascii="Roboto" w:hAnsi="Roboto" w:eastAsia="Roboto" w:cs="Roboto"/>
                <w:b/>
                <w:color w:val="FFFFFF"/>
              </w:rPr>
              <w:t>Describe the dependency</w:t>
            </w:r>
          </w:p>
        </w:tc>
        <w:tc>
          <w:tcPr>
            <w:tcW w:w="2154" w:type="dxa"/>
            <w:shd w:val="clear" w:color="auto" w:fill="002776"/>
          </w:tcPr>
          <w:p w:rsidR="000E499A" w:rsidRDefault="000E499A" w14:paraId="17AD93B2" w14:textId="77777777">
            <w:pPr>
              <w:spacing w:after="120"/>
              <w:jc w:val="center"/>
              <w:rPr>
                <w:rFonts w:ascii="Roboto" w:hAnsi="Roboto" w:eastAsia="Roboto" w:cs="Roboto"/>
                <w:b/>
                <w:color w:val="FFFFFF"/>
              </w:rPr>
            </w:pPr>
          </w:p>
          <w:p w:rsidR="000E499A" w:rsidRDefault="005013D4" w14:paraId="7D5409AA" w14:textId="77777777">
            <w:pPr>
              <w:spacing w:after="120"/>
              <w:jc w:val="center"/>
              <w:rPr>
                <w:rFonts w:ascii="Roboto" w:hAnsi="Roboto" w:eastAsia="Roboto" w:cs="Roboto"/>
                <w:b/>
                <w:color w:val="FFFFFF"/>
              </w:rPr>
            </w:pPr>
            <w:r>
              <w:rPr>
                <w:rFonts w:ascii="Roboto" w:hAnsi="Roboto" w:eastAsia="Roboto" w:cs="Roboto"/>
                <w:b/>
                <w:color w:val="FFFFFF"/>
              </w:rPr>
              <w:t>Comments</w:t>
            </w:r>
          </w:p>
        </w:tc>
      </w:tr>
      <w:tr w:rsidR="000E499A" w14:paraId="0DE4B5B7" w14:textId="77777777">
        <w:tc>
          <w:tcPr>
            <w:tcW w:w="1243" w:type="dxa"/>
          </w:tcPr>
          <w:p w:rsidR="000E499A" w:rsidRDefault="000E499A" w14:paraId="66204FF1" w14:textId="77777777">
            <w:pPr>
              <w:pBdr>
                <w:top w:val="nil"/>
                <w:left w:val="nil"/>
                <w:bottom w:val="nil"/>
                <w:right w:val="nil"/>
                <w:between w:val="nil"/>
              </w:pBdr>
              <w:rPr>
                <w:rFonts w:ascii="Roboto" w:hAnsi="Roboto" w:eastAsia="Roboto" w:cs="Roboto"/>
                <w:color w:val="000000"/>
              </w:rPr>
            </w:pPr>
          </w:p>
        </w:tc>
        <w:tc>
          <w:tcPr>
            <w:tcW w:w="1317" w:type="dxa"/>
          </w:tcPr>
          <w:p w:rsidR="000E499A" w:rsidRDefault="000E499A" w14:paraId="2DBF0D7D" w14:textId="77777777">
            <w:pPr>
              <w:pBdr>
                <w:top w:val="nil"/>
                <w:left w:val="nil"/>
                <w:bottom w:val="nil"/>
                <w:right w:val="nil"/>
                <w:between w:val="nil"/>
              </w:pBdr>
              <w:rPr>
                <w:rFonts w:ascii="Roboto" w:hAnsi="Roboto" w:eastAsia="Roboto" w:cs="Roboto"/>
                <w:color w:val="000000"/>
              </w:rPr>
            </w:pPr>
          </w:p>
        </w:tc>
        <w:tc>
          <w:tcPr>
            <w:tcW w:w="1429" w:type="dxa"/>
          </w:tcPr>
          <w:p w:rsidR="000E499A" w:rsidRDefault="000E499A" w14:paraId="6B62F1B3" w14:textId="77777777">
            <w:pPr>
              <w:pBdr>
                <w:top w:val="nil"/>
                <w:left w:val="nil"/>
                <w:bottom w:val="nil"/>
                <w:right w:val="nil"/>
                <w:between w:val="nil"/>
              </w:pBdr>
              <w:rPr>
                <w:rFonts w:ascii="Roboto" w:hAnsi="Roboto" w:eastAsia="Roboto" w:cs="Roboto"/>
                <w:color w:val="000000"/>
              </w:rPr>
            </w:pPr>
          </w:p>
        </w:tc>
        <w:tc>
          <w:tcPr>
            <w:tcW w:w="3104" w:type="dxa"/>
          </w:tcPr>
          <w:p w:rsidR="000E499A" w:rsidRDefault="000E499A" w14:paraId="02F2C34E" w14:textId="77777777">
            <w:pPr>
              <w:pBdr>
                <w:top w:val="nil"/>
                <w:left w:val="nil"/>
                <w:bottom w:val="nil"/>
                <w:right w:val="nil"/>
                <w:between w:val="nil"/>
              </w:pBdr>
              <w:rPr>
                <w:rFonts w:ascii="Roboto" w:hAnsi="Roboto" w:eastAsia="Roboto" w:cs="Roboto"/>
                <w:color w:val="000000"/>
              </w:rPr>
            </w:pPr>
          </w:p>
        </w:tc>
        <w:tc>
          <w:tcPr>
            <w:tcW w:w="2154" w:type="dxa"/>
          </w:tcPr>
          <w:p w:rsidR="000E499A" w:rsidRDefault="000E499A" w14:paraId="680A4E5D" w14:textId="77777777">
            <w:pPr>
              <w:pBdr>
                <w:top w:val="nil"/>
                <w:left w:val="nil"/>
                <w:bottom w:val="nil"/>
                <w:right w:val="nil"/>
                <w:between w:val="nil"/>
              </w:pBdr>
              <w:rPr>
                <w:rFonts w:ascii="Roboto" w:hAnsi="Roboto" w:eastAsia="Roboto" w:cs="Roboto"/>
                <w:color w:val="000000"/>
              </w:rPr>
            </w:pPr>
          </w:p>
        </w:tc>
      </w:tr>
      <w:tr w:rsidR="000E499A" w14:paraId="19219836" w14:textId="77777777">
        <w:tc>
          <w:tcPr>
            <w:tcW w:w="1243" w:type="dxa"/>
          </w:tcPr>
          <w:p w:rsidR="000E499A" w:rsidRDefault="000E499A" w14:paraId="296FEF7D" w14:textId="77777777">
            <w:pPr>
              <w:pBdr>
                <w:top w:val="nil"/>
                <w:left w:val="nil"/>
                <w:bottom w:val="nil"/>
                <w:right w:val="nil"/>
                <w:between w:val="nil"/>
              </w:pBdr>
              <w:rPr>
                <w:rFonts w:ascii="Roboto" w:hAnsi="Roboto" w:eastAsia="Roboto" w:cs="Roboto"/>
                <w:color w:val="000000"/>
              </w:rPr>
            </w:pPr>
          </w:p>
        </w:tc>
        <w:tc>
          <w:tcPr>
            <w:tcW w:w="1317" w:type="dxa"/>
          </w:tcPr>
          <w:p w:rsidR="000E499A" w:rsidRDefault="000E499A" w14:paraId="7194DBDC" w14:textId="77777777">
            <w:pPr>
              <w:pBdr>
                <w:top w:val="nil"/>
                <w:left w:val="nil"/>
                <w:bottom w:val="nil"/>
                <w:right w:val="nil"/>
                <w:between w:val="nil"/>
              </w:pBdr>
              <w:rPr>
                <w:rFonts w:ascii="Roboto" w:hAnsi="Roboto" w:eastAsia="Roboto" w:cs="Roboto"/>
                <w:color w:val="000000"/>
              </w:rPr>
            </w:pPr>
          </w:p>
        </w:tc>
        <w:tc>
          <w:tcPr>
            <w:tcW w:w="1429" w:type="dxa"/>
          </w:tcPr>
          <w:p w:rsidR="000E499A" w:rsidRDefault="000E499A" w14:paraId="769D0D3C" w14:textId="77777777">
            <w:pPr>
              <w:pBdr>
                <w:top w:val="nil"/>
                <w:left w:val="nil"/>
                <w:bottom w:val="nil"/>
                <w:right w:val="nil"/>
                <w:between w:val="nil"/>
              </w:pBdr>
              <w:rPr>
                <w:rFonts w:ascii="Roboto" w:hAnsi="Roboto" w:eastAsia="Roboto" w:cs="Roboto"/>
                <w:color w:val="000000"/>
              </w:rPr>
            </w:pPr>
          </w:p>
        </w:tc>
        <w:tc>
          <w:tcPr>
            <w:tcW w:w="3104" w:type="dxa"/>
          </w:tcPr>
          <w:p w:rsidR="000E499A" w:rsidRDefault="000E499A" w14:paraId="54CD245A" w14:textId="77777777">
            <w:pPr>
              <w:pBdr>
                <w:top w:val="nil"/>
                <w:left w:val="nil"/>
                <w:bottom w:val="nil"/>
                <w:right w:val="nil"/>
                <w:between w:val="nil"/>
              </w:pBdr>
              <w:rPr>
                <w:rFonts w:ascii="Roboto" w:hAnsi="Roboto" w:eastAsia="Roboto" w:cs="Roboto"/>
                <w:color w:val="000000"/>
              </w:rPr>
            </w:pPr>
          </w:p>
        </w:tc>
        <w:tc>
          <w:tcPr>
            <w:tcW w:w="2154" w:type="dxa"/>
          </w:tcPr>
          <w:p w:rsidR="000E499A" w:rsidRDefault="000E499A" w14:paraId="1231BE67" w14:textId="77777777">
            <w:pPr>
              <w:pBdr>
                <w:top w:val="nil"/>
                <w:left w:val="nil"/>
                <w:bottom w:val="nil"/>
                <w:right w:val="nil"/>
                <w:between w:val="nil"/>
              </w:pBdr>
              <w:rPr>
                <w:rFonts w:ascii="Roboto" w:hAnsi="Roboto" w:eastAsia="Roboto" w:cs="Roboto"/>
                <w:color w:val="000000"/>
              </w:rPr>
            </w:pPr>
          </w:p>
        </w:tc>
      </w:tr>
    </w:tbl>
    <w:p w:rsidR="000E499A" w:rsidRDefault="6A94A047" w14:paraId="0E528BF4" w14:textId="77777777">
      <w:pPr>
        <w:pStyle w:val="Heading1"/>
        <w:numPr>
          <w:ilvl w:val="0"/>
          <w:numId w:val="2"/>
        </w:numPr>
      </w:pPr>
      <w:bookmarkStart w:name="_Toc209335345" w:id="22"/>
      <w:r>
        <w:t>Functional Design Considerations</w:t>
      </w:r>
      <w:bookmarkEnd w:id="22"/>
      <w:r>
        <w:t xml:space="preserve">                                                           </w:t>
      </w:r>
    </w:p>
    <w:p w:rsidR="000E499A" w:rsidP="07CC5FDB" w:rsidRDefault="005013D4" w14:paraId="0C6C3A42" w14:textId="77777777">
      <w:pPr>
        <w:pBdr>
          <w:top w:val="nil"/>
          <w:left w:val="nil"/>
          <w:bottom w:val="nil"/>
          <w:right w:val="nil"/>
          <w:between w:val="nil"/>
        </w:pBdr>
        <w:spacing w:after="120"/>
        <w:rPr>
          <w:rFonts w:ascii="Roboto" w:hAnsi="Roboto" w:eastAsia="Roboto" w:cs="Roboto"/>
          <w:i/>
          <w:iCs/>
          <w:color w:val="000000"/>
          <w:lang w:val="en-US"/>
        </w:rPr>
      </w:pPr>
      <w:r w:rsidRPr="07CC5FDB">
        <w:rPr>
          <w:rFonts w:ascii="Roboto" w:hAnsi="Roboto" w:eastAsia="Roboto" w:cs="Roboto"/>
          <w:i/>
          <w:iCs/>
          <w:color w:val="000000" w:themeColor="text1"/>
          <w:lang w:val="en-US"/>
        </w:rPr>
        <w:t>Provide details about the interface itself. This section should explain what the exact details of the interface approval/rejection details, etc.</w:t>
      </w:r>
    </w:p>
    <w:p w:rsidR="004B045B" w:rsidP="004B045B" w:rsidRDefault="004B045B" w14:paraId="3D03EAA1" w14:textId="5D157C2D">
      <w:pPr>
        <w:pStyle w:val="Bodycopy"/>
        <w:ind w:left="720"/>
        <w:rPr>
          <w:rFonts w:asciiTheme="minorHAnsi" w:hAnsiTheme="minorHAnsi" w:cstheme="minorHAnsi"/>
          <w:b/>
          <w:bCs/>
          <w:color w:val="auto"/>
          <w:sz w:val="24"/>
          <w:szCs w:val="24"/>
        </w:rPr>
      </w:pPr>
      <w:r w:rsidRPr="00D311A6">
        <w:rPr>
          <w:rFonts w:asciiTheme="minorHAnsi" w:hAnsiTheme="minorHAnsi" w:cstheme="minorHAnsi"/>
          <w:color w:val="auto"/>
          <w:sz w:val="24"/>
          <w:szCs w:val="24"/>
          <w:lang w:val="en-GB"/>
        </w:rPr>
        <w:t xml:space="preserve">Relevant API: </w:t>
      </w:r>
      <w:r w:rsidRPr="00D311A6">
        <w:rPr>
          <w:rFonts w:asciiTheme="minorHAnsi" w:hAnsiTheme="minorHAnsi" w:cstheme="minorHAnsi"/>
          <w:b/>
          <w:bCs/>
          <w:color w:val="auto"/>
          <w:sz w:val="24"/>
          <w:szCs w:val="24"/>
        </w:rPr>
        <w:t>API_INSPECTIONLOT_SRV</w:t>
      </w:r>
    </w:p>
    <w:p w:rsidRPr="00D311A6" w:rsidR="002C584B" w:rsidP="002C584B" w:rsidRDefault="002C584B" w14:paraId="311B5D5E" w14:textId="63378F5A">
      <w:pPr>
        <w:pStyle w:val="Bodycopy"/>
        <w:rPr>
          <w:rFonts w:asciiTheme="minorHAnsi" w:hAnsiTheme="minorHAnsi" w:cstheme="minorHAnsi"/>
        </w:rPr>
      </w:pPr>
      <w:r w:rsidRPr="00D311A6">
        <w:rPr>
          <w:rFonts w:asciiTheme="minorHAnsi" w:hAnsiTheme="minorHAnsi" w:cstheme="minorHAnsi"/>
        </w:rPr>
        <w:t>Business Transaction Events for Inspection Lot</w:t>
      </w:r>
    </w:p>
    <w:p w:rsidRPr="00D311A6" w:rsidR="002C584B" w:rsidP="002C584B" w:rsidRDefault="002C584B" w14:paraId="15C0746F" w14:textId="77777777">
      <w:pPr>
        <w:pStyle w:val="Bodycopy"/>
        <w:rPr>
          <w:rFonts w:asciiTheme="minorHAnsi" w:hAnsiTheme="minorHAnsi" w:cstheme="minorHAnsi"/>
          <w:b/>
          <w:bCs/>
          <w:sz w:val="24"/>
          <w:szCs w:val="24"/>
        </w:rPr>
      </w:pPr>
      <w:r w:rsidRPr="00D311A6">
        <w:rPr>
          <w:rFonts w:asciiTheme="minorHAnsi" w:hAnsiTheme="minorHAnsi" w:cstheme="minorHAnsi"/>
          <w:b/>
          <w:bCs/>
          <w:sz w:val="24"/>
          <w:szCs w:val="24"/>
        </w:rPr>
        <w:t>Create:</w:t>
      </w:r>
    </w:p>
    <w:p w:rsidRPr="00D311A6" w:rsidR="002C584B" w:rsidRDefault="002C584B" w14:paraId="3119F77A" w14:textId="77777777">
      <w:pPr>
        <w:pStyle w:val="ListParagraph"/>
        <w:numPr>
          <w:ilvl w:val="0"/>
          <w:numId w:val="17"/>
        </w:numPr>
        <w:rPr>
          <w:rFonts w:asciiTheme="minorHAnsi" w:hAnsiTheme="minorHAnsi" w:cstheme="minorHAnsi"/>
        </w:rPr>
      </w:pPr>
      <w:r w:rsidRPr="00D311A6">
        <w:rPr>
          <w:rFonts w:asciiTheme="minorHAnsi" w:hAnsiTheme="minorHAnsi" w:cstheme="minorHAnsi"/>
          <w:b/>
          <w:bCs/>
        </w:rPr>
        <w:t>Object Category</w:t>
      </w:r>
      <w:r w:rsidRPr="00D311A6">
        <w:rPr>
          <w:rFonts w:asciiTheme="minorHAnsi" w:hAnsiTheme="minorHAnsi" w:cstheme="minorHAnsi"/>
        </w:rPr>
        <w:t>: BOR (Business Object Repository)</w:t>
      </w:r>
    </w:p>
    <w:p w:rsidRPr="00D311A6" w:rsidR="002C584B" w:rsidRDefault="002C584B" w14:paraId="4C37D5AB" w14:textId="77777777">
      <w:pPr>
        <w:pStyle w:val="ListParagraph"/>
        <w:numPr>
          <w:ilvl w:val="0"/>
          <w:numId w:val="17"/>
        </w:numPr>
        <w:rPr>
          <w:rFonts w:asciiTheme="minorHAnsi" w:hAnsiTheme="minorHAnsi" w:cstheme="minorHAnsi"/>
        </w:rPr>
      </w:pPr>
      <w:r w:rsidRPr="00D311A6">
        <w:rPr>
          <w:rFonts w:asciiTheme="minorHAnsi" w:hAnsiTheme="minorHAnsi" w:cstheme="minorHAnsi"/>
          <w:b/>
          <w:bCs/>
        </w:rPr>
        <w:t>Object Type</w:t>
      </w:r>
      <w:r w:rsidRPr="00D311A6">
        <w:rPr>
          <w:rFonts w:asciiTheme="minorHAnsi" w:hAnsiTheme="minorHAnsi" w:cstheme="minorHAnsi"/>
        </w:rPr>
        <w:t>: BUS2045 (Inspection Lot)</w:t>
      </w:r>
    </w:p>
    <w:p w:rsidRPr="00D311A6" w:rsidR="002C584B" w:rsidRDefault="002C584B" w14:paraId="150CCC80" w14:textId="77777777">
      <w:pPr>
        <w:pStyle w:val="ListParagraph"/>
        <w:numPr>
          <w:ilvl w:val="0"/>
          <w:numId w:val="17"/>
        </w:numPr>
        <w:rPr>
          <w:rFonts w:asciiTheme="minorHAnsi" w:hAnsiTheme="minorHAnsi" w:cstheme="minorHAnsi"/>
        </w:rPr>
      </w:pPr>
      <w:r w:rsidRPr="00D311A6">
        <w:rPr>
          <w:rFonts w:asciiTheme="minorHAnsi" w:hAnsiTheme="minorHAnsi" w:cstheme="minorHAnsi"/>
          <w:b/>
          <w:bCs/>
        </w:rPr>
        <w:t>Event</w:t>
      </w:r>
      <w:r w:rsidRPr="00D311A6">
        <w:rPr>
          <w:rFonts w:asciiTheme="minorHAnsi" w:hAnsiTheme="minorHAnsi" w:cstheme="minorHAnsi"/>
        </w:rPr>
        <w:t>: CREATED</w:t>
      </w:r>
    </w:p>
    <w:p w:rsidRPr="00D311A6" w:rsidR="00FF1BF5" w:rsidP="00FF1BF5" w:rsidRDefault="00FF1BF5" w14:paraId="7A53F87E" w14:textId="77777777">
      <w:pPr>
        <w:pStyle w:val="Bodycopy"/>
        <w:rPr>
          <w:rFonts w:asciiTheme="minorHAnsi" w:hAnsiTheme="minorHAnsi" w:cstheme="minorHAnsi"/>
          <w:b/>
          <w:bCs/>
          <w:sz w:val="24"/>
          <w:szCs w:val="24"/>
        </w:rPr>
      </w:pPr>
      <w:r w:rsidRPr="00D311A6">
        <w:rPr>
          <w:rFonts w:asciiTheme="minorHAnsi" w:hAnsiTheme="minorHAnsi" w:cstheme="minorHAnsi"/>
          <w:b/>
          <w:bCs/>
          <w:sz w:val="24"/>
          <w:szCs w:val="24"/>
        </w:rPr>
        <w:t>Change:</w:t>
      </w:r>
    </w:p>
    <w:p w:rsidRPr="00D311A6" w:rsidR="00FF1BF5" w:rsidP="00FF1BF5" w:rsidRDefault="00FF1BF5" w14:paraId="027105D2" w14:textId="77777777">
      <w:pPr>
        <w:pStyle w:val="ListParagraph"/>
        <w:numPr>
          <w:ilvl w:val="0"/>
          <w:numId w:val="17"/>
        </w:numPr>
        <w:rPr>
          <w:rFonts w:asciiTheme="minorHAnsi" w:hAnsiTheme="minorHAnsi" w:cstheme="minorHAnsi"/>
        </w:rPr>
      </w:pPr>
      <w:r w:rsidRPr="00D311A6">
        <w:rPr>
          <w:rFonts w:asciiTheme="minorHAnsi" w:hAnsiTheme="minorHAnsi" w:cstheme="minorHAnsi"/>
          <w:b/>
          <w:bCs/>
        </w:rPr>
        <w:t>Object Category</w:t>
      </w:r>
      <w:r w:rsidRPr="00D311A6">
        <w:rPr>
          <w:rFonts w:asciiTheme="minorHAnsi" w:hAnsiTheme="minorHAnsi" w:cstheme="minorHAnsi"/>
        </w:rPr>
        <w:t>: BOR (Business Object Repository)</w:t>
      </w:r>
    </w:p>
    <w:p w:rsidRPr="00D311A6" w:rsidR="00FF1BF5" w:rsidP="00FF1BF5" w:rsidRDefault="00FF1BF5" w14:paraId="44F8E922" w14:textId="77777777">
      <w:pPr>
        <w:pStyle w:val="ListParagraph"/>
        <w:numPr>
          <w:ilvl w:val="0"/>
          <w:numId w:val="17"/>
        </w:numPr>
        <w:rPr>
          <w:rFonts w:asciiTheme="minorHAnsi" w:hAnsiTheme="minorHAnsi" w:cstheme="minorHAnsi"/>
        </w:rPr>
      </w:pPr>
      <w:r w:rsidRPr="00D311A6">
        <w:rPr>
          <w:rFonts w:asciiTheme="minorHAnsi" w:hAnsiTheme="minorHAnsi" w:cstheme="minorHAnsi"/>
          <w:b/>
          <w:bCs/>
        </w:rPr>
        <w:t>Object Type</w:t>
      </w:r>
      <w:r w:rsidRPr="00D311A6">
        <w:rPr>
          <w:rFonts w:asciiTheme="minorHAnsi" w:hAnsiTheme="minorHAnsi" w:cstheme="minorHAnsi"/>
        </w:rPr>
        <w:t>: BUS2045 (Inspection Lot)</w:t>
      </w:r>
    </w:p>
    <w:p w:rsidR="00FF1BF5" w:rsidP="00FF1BF5" w:rsidRDefault="00FF1BF5" w14:paraId="1C149EC3" w14:textId="77777777">
      <w:pPr>
        <w:pStyle w:val="ListParagraph"/>
        <w:numPr>
          <w:ilvl w:val="0"/>
          <w:numId w:val="17"/>
        </w:numPr>
        <w:rPr>
          <w:rFonts w:asciiTheme="minorHAnsi" w:hAnsiTheme="minorHAnsi" w:cstheme="minorHAnsi"/>
        </w:rPr>
      </w:pPr>
      <w:r w:rsidRPr="00D311A6">
        <w:rPr>
          <w:rFonts w:asciiTheme="minorHAnsi" w:hAnsiTheme="minorHAnsi" w:cstheme="minorHAnsi"/>
          <w:b/>
          <w:bCs/>
        </w:rPr>
        <w:t>Event</w:t>
      </w:r>
      <w:r w:rsidRPr="00D311A6">
        <w:rPr>
          <w:rFonts w:asciiTheme="minorHAnsi" w:hAnsiTheme="minorHAnsi" w:cstheme="minorHAnsi"/>
        </w:rPr>
        <w:t>: CHANGED</w:t>
      </w:r>
    </w:p>
    <w:p w:rsidRPr="00D311A6" w:rsidR="009C5AEF" w:rsidP="009C5AEF" w:rsidRDefault="009C5AEF" w14:paraId="168DDD11" w14:textId="77777777">
      <w:pPr>
        <w:pStyle w:val="Bodycopy"/>
        <w:pBdr>
          <w:top w:val="nil"/>
          <w:left w:val="nil"/>
          <w:bottom w:val="nil"/>
          <w:right w:val="nil"/>
          <w:between w:val="nil"/>
        </w:pBdr>
        <w:rPr>
          <w:rFonts w:eastAsia="Calibri" w:asciiTheme="minorHAnsi" w:hAnsiTheme="minorHAnsi" w:cstheme="minorHAnsi"/>
          <w:i/>
          <w:color w:val="0000E1"/>
          <w:lang w:val="en-GB"/>
        </w:rPr>
      </w:pPr>
    </w:p>
    <w:p w:rsidRPr="00B45D76" w:rsidR="00CA3FFD" w:rsidP="00CA3FFD" w:rsidRDefault="00CA3FFD" w14:paraId="430905F2" w14:textId="03753D3B">
      <w:pPr>
        <w:pStyle w:val="Bodycopy"/>
        <w:pBdr>
          <w:top w:val="nil"/>
          <w:left w:val="nil"/>
          <w:bottom w:val="nil"/>
          <w:right w:val="nil"/>
          <w:between w:val="nil"/>
        </w:pBdr>
        <w:jc w:val="both"/>
        <w:rPr>
          <w:rFonts w:ascii="Calibri" w:hAnsi="Calibri" w:eastAsia="Calibri" w:cs="Calibri"/>
          <w:b/>
          <w:bCs/>
          <w:i/>
          <w:color w:val="auto"/>
          <w:lang w:val="en-GB"/>
        </w:rPr>
      </w:pPr>
      <w:r w:rsidRPr="00B45D76">
        <w:rPr>
          <w:rFonts w:ascii="Calibri" w:hAnsi="Calibri" w:eastAsia="Calibri" w:cs="Calibri"/>
          <w:b/>
          <w:bCs/>
          <w:i/>
          <w:color w:val="auto"/>
          <w:lang w:val="en-GB"/>
        </w:rPr>
        <w:t>Design:</w:t>
      </w:r>
    </w:p>
    <w:p w:rsidRPr="00381A6F" w:rsidR="003D50EB" w:rsidP="00DF2E94" w:rsidRDefault="003D50EB" w14:paraId="77AB43D4" w14:textId="63649AE6">
      <w:pPr>
        <w:pStyle w:val="Bodycopy"/>
        <w:numPr>
          <w:ilvl w:val="0"/>
          <w:numId w:val="23"/>
        </w:numPr>
        <w:pBdr>
          <w:top w:val="nil"/>
          <w:left w:val="nil"/>
          <w:bottom w:val="nil"/>
          <w:right w:val="nil"/>
          <w:between w:val="nil"/>
        </w:pBdr>
        <w:jc w:val="both"/>
        <w:rPr>
          <w:rFonts w:ascii="Calibri" w:hAnsi="Calibri" w:eastAsia="Calibri" w:cs="Calibri"/>
          <w:i/>
          <w:color w:val="auto"/>
          <w:lang w:val="en-US"/>
        </w:rPr>
      </w:pPr>
      <w:r w:rsidRPr="003D50EB">
        <w:rPr>
          <w:rFonts w:ascii="Calibri" w:hAnsi="Calibri" w:eastAsia="Calibri" w:cs="Calibri"/>
          <w:i/>
          <w:color w:val="auto"/>
          <w:lang w:val="en-GB"/>
        </w:rPr>
        <w:t>After creation or change of an inspection lot, Event Mesh notification will be triggered to CPI based on filter criteria (Plant and Work Center</w:t>
      </w:r>
      <w:r w:rsidR="00381A6F">
        <w:rPr>
          <w:rFonts w:ascii="Calibri" w:hAnsi="Calibri" w:eastAsia="Calibri" w:cs="Calibri"/>
          <w:i/>
          <w:color w:val="auto"/>
          <w:lang w:val="en-GB"/>
        </w:rPr>
        <w:t xml:space="preserve"> and </w:t>
      </w:r>
    </w:p>
    <w:p w:rsidRPr="003D50EB" w:rsidR="003D50EB" w:rsidP="00DF2E94" w:rsidRDefault="003D50EB" w14:paraId="00562597" w14:textId="2597656A">
      <w:pPr>
        <w:pStyle w:val="Bodycopy"/>
        <w:numPr>
          <w:ilvl w:val="0"/>
          <w:numId w:val="23"/>
        </w:numPr>
        <w:pBdr>
          <w:top w:val="nil"/>
          <w:left w:val="nil"/>
          <w:bottom w:val="nil"/>
          <w:right w:val="nil"/>
          <w:between w:val="nil"/>
        </w:pBdr>
        <w:jc w:val="both"/>
        <w:rPr>
          <w:rFonts w:ascii="Calibri" w:hAnsi="Calibri" w:eastAsia="Calibri" w:cs="Calibri"/>
          <w:i/>
          <w:color w:val="auto"/>
          <w:lang w:val="en-GB"/>
        </w:rPr>
      </w:pPr>
      <w:r w:rsidRPr="003D50EB">
        <w:rPr>
          <w:rFonts w:ascii="Calibri" w:hAnsi="Calibri" w:eastAsia="Calibri" w:cs="Calibri"/>
          <w:i/>
          <w:color w:val="auto"/>
          <w:lang w:val="en-GB"/>
        </w:rPr>
        <w:t>To fetch custom fields Source Batch and Inspection Lot, additional logic is required as provided in the mapping file.</w:t>
      </w:r>
    </w:p>
    <w:p w:rsidRPr="003D50EB" w:rsidR="003D50EB" w:rsidP="00DF2E94" w:rsidRDefault="003D50EB" w14:paraId="03ECB1DB" w14:textId="3C1A50A6">
      <w:pPr>
        <w:pStyle w:val="Bodycopy"/>
        <w:numPr>
          <w:ilvl w:val="0"/>
          <w:numId w:val="23"/>
        </w:numPr>
        <w:pBdr>
          <w:top w:val="nil"/>
          <w:left w:val="nil"/>
          <w:bottom w:val="nil"/>
          <w:right w:val="nil"/>
          <w:between w:val="nil"/>
        </w:pBdr>
        <w:jc w:val="both"/>
        <w:rPr>
          <w:rFonts w:ascii="Calibri" w:hAnsi="Calibri" w:eastAsia="Calibri" w:cs="Calibri"/>
          <w:i/>
          <w:color w:val="auto"/>
          <w:lang w:val="en-GB"/>
        </w:rPr>
      </w:pPr>
      <w:r w:rsidRPr="003D50EB">
        <w:rPr>
          <w:rFonts w:ascii="Calibri" w:hAnsi="Calibri" w:eastAsia="Calibri" w:cs="Calibri"/>
          <w:i/>
          <w:color w:val="auto"/>
          <w:lang w:val="en-GB"/>
        </w:rPr>
        <w:t>After sending the notification to CPI, the user status in the inspection lot should be updated.</w:t>
      </w:r>
    </w:p>
    <w:p w:rsidRPr="003D50EB" w:rsidR="003D50EB" w:rsidP="00DF2E94" w:rsidRDefault="003D50EB" w14:paraId="2A6FC12E" w14:textId="5894D289">
      <w:pPr>
        <w:pStyle w:val="Bodycopy"/>
        <w:numPr>
          <w:ilvl w:val="0"/>
          <w:numId w:val="23"/>
        </w:numPr>
        <w:pBdr>
          <w:top w:val="nil"/>
          <w:left w:val="nil"/>
          <w:bottom w:val="nil"/>
          <w:right w:val="nil"/>
          <w:between w:val="nil"/>
        </w:pBdr>
        <w:jc w:val="both"/>
        <w:rPr>
          <w:rFonts w:ascii="Calibri" w:hAnsi="Calibri" w:eastAsia="Calibri" w:cs="Calibri"/>
          <w:i/>
          <w:color w:val="auto"/>
          <w:lang w:val="en-GB"/>
        </w:rPr>
      </w:pPr>
      <w:r w:rsidRPr="003D50EB">
        <w:rPr>
          <w:rFonts w:ascii="Calibri" w:hAnsi="Calibri" w:eastAsia="Calibri" w:cs="Calibri"/>
          <w:i/>
          <w:color w:val="auto"/>
          <w:lang w:val="en-GB"/>
        </w:rPr>
        <w:t>CPI will connect to S/4 using the standard API_INSPECTIONLOT_SRV and will utilize multiple entities as mentioned in the mapping file to get inspection lot details.</w:t>
      </w:r>
    </w:p>
    <w:p w:rsidRPr="003D50EB" w:rsidR="003D50EB" w:rsidP="00DF2E94" w:rsidRDefault="003D50EB" w14:paraId="1C52C06A" w14:textId="605DB0A1">
      <w:pPr>
        <w:pStyle w:val="Bodycopy"/>
        <w:numPr>
          <w:ilvl w:val="0"/>
          <w:numId w:val="23"/>
        </w:numPr>
        <w:pBdr>
          <w:top w:val="nil"/>
          <w:left w:val="nil"/>
          <w:bottom w:val="nil"/>
          <w:right w:val="nil"/>
          <w:between w:val="nil"/>
        </w:pBdr>
        <w:jc w:val="both"/>
        <w:rPr>
          <w:rFonts w:ascii="Calibri" w:hAnsi="Calibri" w:eastAsia="Calibri" w:cs="Calibri"/>
          <w:i/>
          <w:color w:val="auto"/>
          <w:lang w:val="en-GB"/>
        </w:rPr>
      </w:pPr>
      <w:r w:rsidRPr="003D50EB">
        <w:rPr>
          <w:rFonts w:ascii="Calibri" w:hAnsi="Calibri" w:eastAsia="Calibri" w:cs="Calibri"/>
          <w:i/>
          <w:color w:val="auto"/>
          <w:lang w:val="en-GB"/>
        </w:rPr>
        <w:t>Any conversion or transformation of data field values for the respective 3rd party system will be applied at CPI.</w:t>
      </w:r>
    </w:p>
    <w:p w:rsidR="003D50EB" w:rsidP="00DF2E94" w:rsidRDefault="003D50EB" w14:paraId="2DAC66BB" w14:textId="054DE8AF">
      <w:pPr>
        <w:pStyle w:val="Bodycopy"/>
        <w:numPr>
          <w:ilvl w:val="0"/>
          <w:numId w:val="23"/>
        </w:numPr>
        <w:pBdr>
          <w:top w:val="nil"/>
          <w:left w:val="nil"/>
          <w:bottom w:val="nil"/>
          <w:right w:val="nil"/>
          <w:between w:val="nil"/>
        </w:pBdr>
        <w:jc w:val="both"/>
        <w:rPr>
          <w:rFonts w:ascii="Calibri" w:hAnsi="Calibri" w:eastAsia="Calibri" w:cs="Calibri"/>
          <w:i/>
          <w:color w:val="auto"/>
          <w:lang w:val="en-GB"/>
        </w:rPr>
      </w:pPr>
      <w:r w:rsidRPr="003D50EB">
        <w:rPr>
          <w:rFonts w:ascii="Calibri" w:hAnsi="Calibri" w:eastAsia="Calibri" w:cs="Calibri"/>
          <w:i/>
          <w:color w:val="auto"/>
          <w:lang w:val="en-GB"/>
        </w:rPr>
        <w:t>Once CPI has fetched the data from S/4, payloads will be generated in CPI based on the unique inspection lot number and sent to LIMS for further processing.</w:t>
      </w:r>
    </w:p>
    <w:p w:rsidR="00C725AF" w:rsidP="00DF2E94" w:rsidRDefault="00B527CE" w14:paraId="42E5D44C" w14:textId="623B17AB">
      <w:pPr>
        <w:pStyle w:val="Bodycopy"/>
        <w:numPr>
          <w:ilvl w:val="0"/>
          <w:numId w:val="23"/>
        </w:numPr>
        <w:pBdr>
          <w:top w:val="nil"/>
          <w:left w:val="nil"/>
          <w:bottom w:val="nil"/>
          <w:right w:val="nil"/>
          <w:between w:val="nil"/>
        </w:pBdr>
        <w:jc w:val="both"/>
        <w:rPr>
          <w:rFonts w:ascii="Calibri" w:hAnsi="Calibri" w:eastAsia="Calibri" w:cs="Calibri"/>
          <w:i/>
          <w:color w:val="auto"/>
          <w:lang w:val="en-GB"/>
        </w:rPr>
      </w:pPr>
      <w:r>
        <w:rPr>
          <w:rFonts w:ascii="Calibri" w:hAnsi="Calibri" w:eastAsia="Calibri" w:cs="Calibri"/>
          <w:i/>
          <w:color w:val="auto"/>
          <w:lang w:val="en-GB"/>
        </w:rPr>
        <w:t xml:space="preserve">After fetching the inspection lot data, apply </w:t>
      </w:r>
      <w:r w:rsidR="00DF2E94">
        <w:rPr>
          <w:rFonts w:ascii="Calibri" w:hAnsi="Calibri" w:eastAsia="Calibri" w:cs="Calibri"/>
          <w:i/>
          <w:color w:val="auto"/>
          <w:lang w:val="en-GB"/>
        </w:rPr>
        <w:t xml:space="preserve">filter </w:t>
      </w:r>
      <w:r w:rsidR="00643510">
        <w:rPr>
          <w:rFonts w:ascii="Calibri" w:hAnsi="Calibri" w:eastAsia="Calibri" w:cs="Calibri"/>
          <w:i/>
          <w:color w:val="auto"/>
          <w:lang w:val="en-GB"/>
        </w:rPr>
        <w:t>If</w:t>
      </w:r>
      <w:r w:rsidR="00541E7D">
        <w:rPr>
          <w:rFonts w:ascii="Calibri" w:hAnsi="Calibri" w:eastAsia="Calibri" w:cs="Calibri"/>
          <w:i/>
          <w:color w:val="auto"/>
          <w:lang w:val="en-GB"/>
        </w:rPr>
        <w:t xml:space="preserve"> entity:</w:t>
      </w:r>
      <w:r w:rsidR="00643510">
        <w:rPr>
          <w:rFonts w:ascii="Calibri" w:hAnsi="Calibri" w:eastAsia="Calibri" w:cs="Calibri"/>
          <w:i/>
          <w:color w:val="auto"/>
          <w:lang w:val="en-GB"/>
        </w:rPr>
        <w:t xml:space="preserve"> </w:t>
      </w:r>
      <w:r w:rsidRPr="00541E7D" w:rsidR="00541E7D">
        <w:rPr>
          <w:rFonts w:ascii="Calibri" w:hAnsi="Calibri" w:eastAsia="Calibri" w:cs="Calibri"/>
          <w:i/>
          <w:color w:val="auto"/>
          <w:lang w:val="en-GB"/>
        </w:rPr>
        <w:t>A_</w:t>
      </w:r>
      <w:r w:rsidRPr="00541E7D" w:rsidR="008A4E44">
        <w:rPr>
          <w:rFonts w:ascii="Calibri" w:hAnsi="Calibri" w:eastAsia="Calibri" w:cs="Calibri"/>
          <w:i/>
          <w:color w:val="auto"/>
          <w:lang w:val="en-GB"/>
        </w:rPr>
        <w:t xml:space="preserve">InspectionLotWithStatus </w:t>
      </w:r>
      <w:r w:rsidR="008A4E44">
        <w:rPr>
          <w:rFonts w:ascii="Calibri" w:hAnsi="Calibri" w:eastAsia="Calibri" w:cs="Calibri"/>
          <w:i/>
          <w:color w:val="auto"/>
          <w:lang w:val="en-GB"/>
        </w:rPr>
        <w:t>-</w:t>
      </w:r>
      <w:r w:rsidR="00541E7D">
        <w:rPr>
          <w:rFonts w:ascii="Calibri" w:hAnsi="Calibri" w:eastAsia="Calibri" w:cs="Calibri"/>
          <w:i/>
          <w:color w:val="auto"/>
          <w:lang w:val="en-GB"/>
        </w:rPr>
        <w:t xml:space="preserve"> </w:t>
      </w:r>
      <w:r w:rsidRPr="00C725AF" w:rsidR="00C725AF">
        <w:rPr>
          <w:rFonts w:ascii="Calibri" w:hAnsi="Calibri" w:eastAsia="Calibri" w:cs="Calibri"/>
          <w:i/>
          <w:color w:val="auto"/>
          <w:lang w:val="en-GB"/>
        </w:rPr>
        <w:t>InspectionLotStatusReleased = X</w:t>
      </w:r>
      <w:r w:rsidR="00DF2E94">
        <w:rPr>
          <w:rFonts w:ascii="Calibri" w:hAnsi="Calibri" w:eastAsia="Calibri" w:cs="Calibri"/>
          <w:i/>
          <w:color w:val="auto"/>
          <w:lang w:val="en-GB"/>
        </w:rPr>
        <w:t xml:space="preserve"> </w:t>
      </w:r>
      <w:r w:rsidRPr="00D242B3" w:rsidR="00DF2E94">
        <w:rPr>
          <w:rFonts w:ascii="Calibri" w:hAnsi="Calibri" w:eastAsia="Calibri" w:cs="Calibri"/>
          <w:i/>
          <w:color w:val="auto"/>
          <w:lang w:val="en-GB"/>
        </w:rPr>
        <w:t xml:space="preserve">or </w:t>
      </w:r>
      <w:r w:rsidRPr="00D242B3" w:rsidR="008A1DD5">
        <w:rPr>
          <w:rFonts w:ascii="Calibri" w:hAnsi="Calibri" w:eastAsia="Calibri" w:cs="Calibri"/>
          <w:i/>
          <w:color w:val="auto"/>
        </w:rPr>
        <w:t>InspLotStatusCanceled</w:t>
      </w:r>
      <w:r w:rsidRPr="00D242B3" w:rsidR="008A1DD5">
        <w:rPr>
          <w:rFonts w:ascii="Calibri" w:hAnsi="Calibri" w:eastAsia="Calibri" w:cs="Calibri"/>
          <w:i/>
          <w:color w:val="auto"/>
          <w:lang w:val="en-GB"/>
        </w:rPr>
        <w:t xml:space="preserve"> </w:t>
      </w:r>
      <w:r w:rsidRPr="00D242B3" w:rsidR="00DF2E94">
        <w:rPr>
          <w:rFonts w:ascii="Calibri" w:hAnsi="Calibri" w:eastAsia="Calibri" w:cs="Calibri"/>
          <w:i/>
          <w:color w:val="auto"/>
          <w:lang w:val="en-GB"/>
        </w:rPr>
        <w:t>= X then</w:t>
      </w:r>
      <w:r w:rsidR="00DF2E94">
        <w:rPr>
          <w:rFonts w:ascii="Calibri" w:hAnsi="Calibri" w:eastAsia="Calibri" w:cs="Calibri"/>
          <w:i/>
          <w:color w:val="auto"/>
          <w:lang w:val="en-GB"/>
        </w:rPr>
        <w:t xml:space="preserve"> send to LIMS</w:t>
      </w:r>
    </w:p>
    <w:p w:rsidRPr="003D50EB" w:rsidR="003D50EB" w:rsidP="00DF2E94" w:rsidRDefault="003D50EB" w14:paraId="49EDE950" w14:textId="01652741">
      <w:pPr>
        <w:pStyle w:val="Bodycopy"/>
        <w:numPr>
          <w:ilvl w:val="0"/>
          <w:numId w:val="23"/>
        </w:numPr>
        <w:pBdr>
          <w:top w:val="nil"/>
          <w:left w:val="nil"/>
          <w:bottom w:val="nil"/>
          <w:right w:val="nil"/>
          <w:between w:val="nil"/>
        </w:pBdr>
        <w:jc w:val="both"/>
        <w:rPr>
          <w:rFonts w:ascii="Calibri" w:hAnsi="Calibri" w:eastAsia="Calibri" w:cs="Calibri"/>
          <w:i/>
          <w:color w:val="auto"/>
          <w:lang w:val="en-GB"/>
        </w:rPr>
      </w:pPr>
      <w:r w:rsidRPr="003D50EB">
        <w:rPr>
          <w:rFonts w:ascii="Calibri" w:hAnsi="Calibri" w:eastAsia="Calibri" w:cs="Calibri"/>
          <w:i/>
          <w:color w:val="auto"/>
          <w:lang w:val="en-GB"/>
        </w:rPr>
        <w:t>After data is pushed to LIMS, an acknowledgement will be sent for each lot.</w:t>
      </w:r>
    </w:p>
    <w:p w:rsidRPr="003D50EB" w:rsidR="003D50EB" w:rsidP="00DF2E94" w:rsidRDefault="003D50EB" w14:paraId="471C8E4C" w14:textId="04A0733C">
      <w:pPr>
        <w:pStyle w:val="Bodycopy"/>
        <w:numPr>
          <w:ilvl w:val="0"/>
          <w:numId w:val="23"/>
        </w:numPr>
        <w:pBdr>
          <w:top w:val="nil"/>
          <w:left w:val="nil"/>
          <w:bottom w:val="nil"/>
          <w:right w:val="nil"/>
          <w:between w:val="nil"/>
        </w:pBdr>
        <w:jc w:val="both"/>
        <w:rPr>
          <w:rFonts w:ascii="Calibri" w:hAnsi="Calibri" w:eastAsia="Calibri" w:cs="Calibri"/>
          <w:i/>
          <w:color w:val="auto"/>
          <w:lang w:val="en-GB"/>
        </w:rPr>
      </w:pPr>
      <w:r w:rsidRPr="003D50EB">
        <w:rPr>
          <w:rFonts w:ascii="Calibri" w:hAnsi="Calibri" w:eastAsia="Calibri" w:cs="Calibri"/>
          <w:i/>
          <w:color w:val="auto"/>
          <w:lang w:val="en-GB"/>
        </w:rPr>
        <w:t>CPI will call a custom API to update the acknowledgement in the inspection lot user status.</w:t>
      </w:r>
    </w:p>
    <w:p w:rsidRPr="003D50EB" w:rsidR="003D50EB" w:rsidP="003D50EB" w:rsidRDefault="003D50EB" w14:paraId="2D8BCEE1" w14:textId="77777777">
      <w:pPr>
        <w:pStyle w:val="Bodycopy"/>
        <w:pBdr>
          <w:top w:val="nil"/>
          <w:left w:val="nil"/>
          <w:bottom w:val="nil"/>
          <w:right w:val="nil"/>
          <w:between w:val="nil"/>
        </w:pBdr>
        <w:jc w:val="both"/>
        <w:rPr>
          <w:rFonts w:ascii="Calibri" w:hAnsi="Calibri" w:eastAsia="Calibri" w:cs="Calibri"/>
          <w:b/>
          <w:bCs/>
          <w:i/>
          <w:color w:val="auto"/>
          <w:lang w:val="en-GB"/>
        </w:rPr>
      </w:pPr>
    </w:p>
    <w:p w:rsidRPr="003D50EB" w:rsidR="003D50EB" w:rsidP="003D50EB" w:rsidRDefault="003D50EB" w14:paraId="678C5C56" w14:textId="77777777">
      <w:pPr>
        <w:pStyle w:val="Bodycopy"/>
        <w:pBdr>
          <w:top w:val="nil"/>
          <w:left w:val="nil"/>
          <w:bottom w:val="nil"/>
          <w:right w:val="nil"/>
          <w:between w:val="nil"/>
        </w:pBdr>
        <w:jc w:val="both"/>
        <w:rPr>
          <w:rFonts w:ascii="Calibri" w:hAnsi="Calibri" w:eastAsia="Calibri" w:cs="Calibri"/>
          <w:b/>
          <w:bCs/>
          <w:i/>
          <w:color w:val="auto"/>
          <w:lang w:val="en-GB"/>
        </w:rPr>
      </w:pPr>
      <w:r w:rsidRPr="003D50EB">
        <w:rPr>
          <w:rFonts w:ascii="Calibri" w:hAnsi="Calibri" w:eastAsia="Calibri" w:cs="Calibri"/>
          <w:b/>
          <w:bCs/>
          <w:i/>
          <w:color w:val="auto"/>
          <w:highlight w:val="yellow"/>
          <w:lang w:val="en-GB"/>
        </w:rPr>
        <w:t>Custom requirements to be included based on CR approval:</w:t>
      </w:r>
    </w:p>
    <w:p w:rsidR="003D50EB" w:rsidP="00EA4235" w:rsidRDefault="003D50EB" w14:paraId="0EBF3DD7" w14:textId="1E35537E">
      <w:pPr>
        <w:pStyle w:val="Bodycopy"/>
        <w:numPr>
          <w:ilvl w:val="0"/>
          <w:numId w:val="20"/>
        </w:numPr>
        <w:pBdr>
          <w:top w:val="nil"/>
          <w:left w:val="nil"/>
          <w:bottom w:val="nil"/>
          <w:right w:val="nil"/>
          <w:between w:val="nil"/>
        </w:pBdr>
        <w:jc w:val="both"/>
        <w:rPr>
          <w:rFonts w:ascii="Calibri" w:hAnsi="Calibri" w:eastAsia="Calibri" w:cs="Calibri"/>
          <w:i/>
          <w:color w:val="auto"/>
          <w:lang w:val="en-GB"/>
        </w:rPr>
      </w:pPr>
      <w:r w:rsidRPr="003D50EB">
        <w:rPr>
          <w:rFonts w:ascii="Calibri" w:hAnsi="Calibri" w:eastAsia="Calibri" w:cs="Calibri"/>
          <w:i/>
          <w:color w:val="auto"/>
          <w:lang w:val="en-GB"/>
        </w:rPr>
        <w:t xml:space="preserve">Add and sort values of Source Batch and Inspection Lot fields in table QALS and QA32 output layout </w:t>
      </w:r>
      <w:r w:rsidRPr="003D50EB">
        <w:rPr>
          <w:rFonts w:ascii="Calibri" w:hAnsi="Calibri" w:eastAsia="Calibri" w:cs="Calibri"/>
          <w:b/>
          <w:bCs/>
          <w:i/>
          <w:color w:val="auto"/>
          <w:lang w:val="en-GB"/>
        </w:rPr>
        <w:t>(program RQEEAL10)</w:t>
      </w:r>
      <w:r w:rsidR="00EC44E3">
        <w:rPr>
          <w:rFonts w:ascii="Calibri" w:hAnsi="Calibri" w:eastAsia="Calibri" w:cs="Calibri"/>
          <w:i/>
          <w:color w:val="auto"/>
          <w:lang w:val="en-GB"/>
        </w:rPr>
        <w:t>.</w:t>
      </w:r>
    </w:p>
    <w:p w:rsidRPr="000B30C2" w:rsidR="000B30C2" w:rsidP="000B30C2" w:rsidRDefault="000B30C2" w14:paraId="34F1FD8C" w14:textId="3A3CBB87">
      <w:pPr>
        <w:pStyle w:val="Bodycopy"/>
        <w:numPr>
          <w:ilvl w:val="0"/>
          <w:numId w:val="20"/>
        </w:numPr>
        <w:pBdr>
          <w:top w:val="nil"/>
          <w:left w:val="nil"/>
          <w:bottom w:val="nil"/>
          <w:right w:val="nil"/>
          <w:between w:val="nil"/>
        </w:pBdr>
        <w:jc w:val="both"/>
        <w:rPr>
          <w:rFonts w:ascii="Calibri" w:hAnsi="Calibri" w:eastAsia="Calibri" w:cs="Calibri"/>
          <w:i/>
          <w:color w:val="auto"/>
          <w:lang w:val="en-GB"/>
        </w:rPr>
      </w:pPr>
      <w:r>
        <w:rPr>
          <w:rFonts w:ascii="Calibri" w:hAnsi="Calibri" w:eastAsia="Calibri" w:cs="Calibri"/>
          <w:i/>
          <w:color w:val="auto"/>
          <w:lang w:val="en-GB"/>
        </w:rPr>
        <w:t xml:space="preserve">Source batch and Lot fetching logic: </w:t>
      </w:r>
      <w:r w:rsidRPr="000B30C2">
        <w:rPr>
          <w:rFonts w:ascii="Calibri" w:hAnsi="Calibri" w:eastAsia="Calibri" w:cs="Calibri"/>
          <w:i/>
          <w:color w:val="auto"/>
          <w:lang w:val="en-GB"/>
        </w:rPr>
        <w:t>If QALS-</w:t>
      </w:r>
      <w:r w:rsidR="00752DC1">
        <w:rPr>
          <w:rFonts w:ascii="Calibri" w:hAnsi="Calibri" w:eastAsia="Calibri" w:cs="Calibri"/>
          <w:i/>
          <w:color w:val="auto"/>
          <w:lang w:val="en-GB"/>
        </w:rPr>
        <w:t>AR</w:t>
      </w:r>
      <w:r w:rsidRPr="000B30C2">
        <w:rPr>
          <w:rFonts w:ascii="Calibri" w:hAnsi="Calibri" w:eastAsia="Calibri" w:cs="Calibri"/>
          <w:i/>
          <w:color w:val="auto"/>
          <w:lang w:val="en-GB"/>
        </w:rPr>
        <w:t xml:space="preserve">T = </w:t>
      </w:r>
      <w:r w:rsidRPr="000B30C2">
        <w:rPr>
          <w:rFonts w:ascii="Calibri" w:hAnsi="Calibri" w:eastAsia="Calibri" w:cs="Calibri"/>
          <w:i/>
          <w:color w:val="auto"/>
          <w:highlight w:val="yellow"/>
          <w:lang w:val="en-GB"/>
        </w:rPr>
        <w:t>TBD</w:t>
      </w:r>
      <w:r w:rsidRPr="000B30C2">
        <w:rPr>
          <w:rFonts w:ascii="Calibri" w:hAnsi="Calibri" w:eastAsia="Calibri" w:cs="Calibri"/>
          <w:i/>
          <w:color w:val="auto"/>
          <w:lang w:val="en-GB"/>
        </w:rPr>
        <w:t xml:space="preserve"> then Pass QALS – AUFNR to MSEG – AUFNR where BWART = 261 fetch MATNR, WERKS, CHARG</w:t>
      </w:r>
      <w:r w:rsidR="00CB5B12">
        <w:rPr>
          <w:rFonts w:ascii="Calibri" w:hAnsi="Calibri" w:eastAsia="Calibri" w:cs="Calibri"/>
          <w:i/>
          <w:color w:val="auto"/>
          <w:lang w:val="en-GB"/>
        </w:rPr>
        <w:t>.</w:t>
      </w:r>
    </w:p>
    <w:p w:rsidRPr="003D50EB" w:rsidR="005A235B" w:rsidP="004B7486" w:rsidRDefault="00304DB1" w14:paraId="70EDB365" w14:textId="44322916">
      <w:pPr>
        <w:pStyle w:val="Bodycopy"/>
        <w:pBdr>
          <w:top w:val="nil"/>
          <w:left w:val="nil"/>
          <w:bottom w:val="nil"/>
          <w:right w:val="nil"/>
          <w:between w:val="nil"/>
        </w:pBdr>
        <w:ind w:left="720"/>
        <w:jc w:val="both"/>
        <w:rPr>
          <w:rFonts w:ascii="Calibri" w:hAnsi="Calibri" w:eastAsia="Calibri" w:cs="Calibri"/>
          <w:i/>
          <w:color w:val="auto"/>
          <w:highlight w:val="yellow"/>
          <w:lang w:val="en-GB"/>
        </w:rPr>
      </w:pPr>
      <w:r>
        <w:rPr>
          <w:rFonts w:ascii="Calibri" w:hAnsi="Calibri" w:eastAsia="Calibri" w:cs="Calibri"/>
          <w:i/>
          <w:color w:val="auto"/>
          <w:lang w:val="en-GB"/>
        </w:rPr>
        <w:t>Now p</w:t>
      </w:r>
      <w:r w:rsidRPr="000B30C2" w:rsidR="000B30C2">
        <w:rPr>
          <w:rFonts w:ascii="Calibri" w:hAnsi="Calibri" w:eastAsia="Calibri" w:cs="Calibri"/>
          <w:i/>
          <w:color w:val="auto"/>
          <w:lang w:val="en-GB"/>
        </w:rPr>
        <w:t>ass MSEG - MATNR, WERKS, CHARG to QALS – SELMATNR, CHARG and WERK where HERKUNFT = 04, then consider successful record (Inspection lot</w:t>
      </w:r>
      <w:r w:rsidR="00F852E4">
        <w:rPr>
          <w:rFonts w:ascii="Calibri" w:hAnsi="Calibri" w:eastAsia="Calibri" w:cs="Calibri"/>
          <w:i/>
          <w:color w:val="auto"/>
          <w:lang w:val="en-GB"/>
        </w:rPr>
        <w:t xml:space="preserve"> (</w:t>
      </w:r>
      <w:r w:rsidR="00BC2BD1">
        <w:rPr>
          <w:rFonts w:ascii="Calibri" w:hAnsi="Calibri" w:eastAsia="Calibri" w:cs="Calibri"/>
          <w:i/>
          <w:color w:val="auto"/>
          <w:lang w:val="en-GB"/>
        </w:rPr>
        <w:t>QALS-</w:t>
      </w:r>
      <w:r w:rsidR="009671B2">
        <w:rPr>
          <w:rFonts w:ascii="Calibri" w:hAnsi="Calibri" w:eastAsia="Calibri" w:cs="Calibri"/>
          <w:i/>
          <w:color w:val="auto"/>
          <w:lang w:val="en-GB"/>
        </w:rPr>
        <w:t>PRUEFLOS)</w:t>
      </w:r>
      <w:r w:rsidRPr="000B30C2" w:rsidR="000B30C2">
        <w:rPr>
          <w:rFonts w:ascii="Calibri" w:hAnsi="Calibri" w:eastAsia="Calibri" w:cs="Calibri"/>
          <w:i/>
          <w:color w:val="auto"/>
          <w:lang w:val="en-GB"/>
        </w:rPr>
        <w:t xml:space="preserve"> and Batch </w:t>
      </w:r>
      <w:r w:rsidRPr="000B30C2" w:rsidR="00B825C0">
        <w:rPr>
          <w:rFonts w:ascii="Calibri" w:hAnsi="Calibri" w:eastAsia="Calibri" w:cs="Calibri"/>
          <w:i/>
          <w:color w:val="auto"/>
          <w:lang w:val="en-GB"/>
        </w:rPr>
        <w:t>number</w:t>
      </w:r>
      <w:r w:rsidR="00B825C0">
        <w:rPr>
          <w:rFonts w:ascii="Calibri" w:hAnsi="Calibri" w:eastAsia="Calibri" w:cs="Calibri"/>
          <w:i/>
          <w:color w:val="auto"/>
          <w:lang w:val="en-GB"/>
        </w:rPr>
        <w:t xml:space="preserve"> (</w:t>
      </w:r>
      <w:r w:rsidR="009671B2">
        <w:rPr>
          <w:rFonts w:ascii="Calibri" w:hAnsi="Calibri" w:eastAsia="Calibri" w:cs="Calibri"/>
          <w:i/>
          <w:color w:val="auto"/>
          <w:lang w:val="en-GB"/>
        </w:rPr>
        <w:t>QALS-</w:t>
      </w:r>
      <w:r w:rsidR="00752DC1">
        <w:rPr>
          <w:rFonts w:ascii="Calibri" w:hAnsi="Calibri" w:eastAsia="Calibri" w:cs="Calibri"/>
          <w:i/>
          <w:color w:val="auto"/>
          <w:lang w:val="en-GB"/>
        </w:rPr>
        <w:t>CHARG)</w:t>
      </w:r>
      <w:r w:rsidRPr="000B30C2" w:rsidR="000B30C2">
        <w:rPr>
          <w:rFonts w:ascii="Calibri" w:hAnsi="Calibri" w:eastAsia="Calibri" w:cs="Calibri"/>
          <w:i/>
          <w:color w:val="auto"/>
          <w:lang w:val="en-GB"/>
        </w:rPr>
        <w:t>).</w:t>
      </w:r>
      <w:r w:rsidRPr="61C0E5DE" w:rsidR="15CEA8DF">
        <w:rPr>
          <w:rFonts w:ascii="Calibri" w:hAnsi="Calibri" w:eastAsia="Calibri" w:cs="Calibri"/>
          <w:i/>
          <w:iCs/>
          <w:color w:val="auto"/>
          <w:lang w:val="en-GB"/>
        </w:rPr>
        <w:t xml:space="preserve"> I</w:t>
      </w:r>
      <w:r w:rsidRPr="61C0E5DE" w:rsidR="15CEA8DF">
        <w:rPr>
          <w:rFonts w:ascii="Calibri" w:hAnsi="Calibri" w:eastAsia="Calibri" w:cs="Calibri"/>
          <w:i/>
          <w:iCs/>
          <w:color w:val="auto"/>
          <w:highlight w:val="yellow"/>
          <w:lang w:val="en-GB"/>
        </w:rPr>
        <w:t>f it is missing, then don’t send the data.</w:t>
      </w:r>
    </w:p>
    <w:p w:rsidR="00957CF5" w:rsidP="00EA4235" w:rsidRDefault="003D50EB" w14:paraId="783A4DF6" w14:textId="2C23B3A3">
      <w:pPr>
        <w:pStyle w:val="Bodycopy"/>
        <w:numPr>
          <w:ilvl w:val="0"/>
          <w:numId w:val="20"/>
        </w:numPr>
        <w:pBdr>
          <w:top w:val="nil"/>
          <w:left w:val="nil"/>
          <w:bottom w:val="nil"/>
          <w:right w:val="nil"/>
          <w:between w:val="nil"/>
        </w:pBdr>
        <w:jc w:val="both"/>
        <w:rPr>
          <w:rFonts w:ascii="Calibri" w:hAnsi="Calibri" w:eastAsia="Calibri" w:cs="Calibri"/>
          <w:i/>
          <w:color w:val="auto"/>
          <w:lang w:val="en-GB"/>
        </w:rPr>
      </w:pPr>
      <w:r w:rsidRPr="00EA4235">
        <w:rPr>
          <w:rFonts w:ascii="Calibri" w:hAnsi="Calibri" w:eastAsia="Calibri" w:cs="Calibri"/>
          <w:i/>
          <w:color w:val="auto"/>
          <w:lang w:val="en-GB"/>
        </w:rPr>
        <w:t>Acknowledgement status should be updated in user status through custom API via CPI with the same conditions as abov</w:t>
      </w:r>
      <w:r w:rsidR="00735997">
        <w:rPr>
          <w:rFonts w:ascii="Calibri" w:hAnsi="Calibri" w:eastAsia="Calibri" w:cs="Calibri"/>
          <w:i/>
          <w:color w:val="auto"/>
          <w:lang w:val="en-GB"/>
        </w:rPr>
        <w:t>e.</w:t>
      </w:r>
      <w:r w:rsidR="00B0780F">
        <w:rPr>
          <w:rFonts w:ascii="Calibri" w:hAnsi="Calibri" w:eastAsia="Calibri" w:cs="Calibri"/>
          <w:i/>
          <w:color w:val="auto"/>
          <w:lang w:val="en-GB"/>
        </w:rPr>
        <w:t xml:space="preserve"> </w:t>
      </w:r>
    </w:p>
    <w:p w:rsidR="0018548B" w:rsidP="0018548B" w:rsidRDefault="0018548B" w14:paraId="7C0AF3D7" w14:textId="12513AE6">
      <w:pPr>
        <w:pStyle w:val="Bodycopy"/>
        <w:pBdr>
          <w:top w:val="nil"/>
          <w:left w:val="nil"/>
          <w:bottom w:val="nil"/>
          <w:right w:val="nil"/>
          <w:between w:val="nil"/>
        </w:pBdr>
        <w:jc w:val="both"/>
        <w:rPr>
          <w:rFonts w:ascii="Calibri" w:hAnsi="Calibri" w:eastAsia="Calibri" w:cs="Calibri"/>
          <w:i/>
          <w:color w:val="auto"/>
          <w:lang w:val="en-GB"/>
        </w:rPr>
      </w:pPr>
      <w:r>
        <w:rPr>
          <w:rFonts w:ascii="Calibri" w:hAnsi="Calibri" w:eastAsia="Calibri" w:cs="Calibri"/>
          <w:i/>
          <w:color w:val="auto"/>
          <w:lang w:val="en-GB"/>
        </w:rPr>
        <w:t>User Status</w:t>
      </w:r>
      <w:r w:rsidR="00C647E2">
        <w:rPr>
          <w:rFonts w:ascii="Calibri" w:hAnsi="Calibri" w:eastAsia="Calibri" w:cs="Calibri"/>
          <w:i/>
          <w:color w:val="auto"/>
          <w:lang w:val="en-GB"/>
        </w:rPr>
        <w:t xml:space="preserve"> Profile: ZQM_LIMS</w:t>
      </w:r>
    </w:p>
    <w:tbl>
      <w:tblPr>
        <w:tblStyle w:val="TableGrid"/>
        <w:tblW w:w="0" w:type="auto"/>
        <w:tblLook w:val="04A0" w:firstRow="1" w:lastRow="0" w:firstColumn="1" w:lastColumn="0" w:noHBand="0" w:noVBand="1"/>
      </w:tblPr>
      <w:tblGrid>
        <w:gridCol w:w="4675"/>
        <w:gridCol w:w="4675"/>
      </w:tblGrid>
      <w:tr w:rsidR="00BD4671" w:rsidTr="00BD4671" w14:paraId="421A59CB" w14:textId="77777777">
        <w:tc>
          <w:tcPr>
            <w:tcW w:w="4675" w:type="dxa"/>
          </w:tcPr>
          <w:p w:rsidR="00BD4671" w:rsidP="0018548B" w:rsidRDefault="006441E4" w14:paraId="2F27684C" w14:textId="27D6396A">
            <w:pPr>
              <w:pStyle w:val="Bodycopy"/>
              <w:jc w:val="both"/>
              <w:rPr>
                <w:rFonts w:ascii="Calibri" w:hAnsi="Calibri" w:eastAsia="Calibri" w:cs="Calibri"/>
                <w:i/>
                <w:color w:val="auto"/>
                <w:lang w:val="en-GB"/>
              </w:rPr>
            </w:pPr>
            <w:r>
              <w:rPr>
                <w:rFonts w:ascii="Calibri" w:hAnsi="Calibri" w:eastAsia="Calibri" w:cs="Calibri"/>
                <w:i/>
                <w:color w:val="auto"/>
                <w:lang w:val="en-GB"/>
              </w:rPr>
              <w:t>User Status</w:t>
            </w:r>
          </w:p>
        </w:tc>
        <w:tc>
          <w:tcPr>
            <w:tcW w:w="4675" w:type="dxa"/>
          </w:tcPr>
          <w:p w:rsidR="00BD4671" w:rsidP="0018548B" w:rsidRDefault="006441E4" w14:paraId="15D90826" w14:textId="4B2506F5">
            <w:pPr>
              <w:pStyle w:val="Bodycopy"/>
              <w:jc w:val="both"/>
              <w:rPr>
                <w:rFonts w:ascii="Calibri" w:hAnsi="Calibri" w:eastAsia="Calibri" w:cs="Calibri"/>
                <w:i/>
                <w:color w:val="auto"/>
                <w:lang w:val="en-GB"/>
              </w:rPr>
            </w:pPr>
            <w:r>
              <w:rPr>
                <w:rFonts w:ascii="Calibri" w:hAnsi="Calibri" w:eastAsia="Calibri" w:cs="Calibri"/>
                <w:i/>
                <w:color w:val="auto"/>
                <w:lang w:val="en-GB"/>
              </w:rPr>
              <w:t>User Status Description</w:t>
            </w:r>
            <w:r w:rsidR="00EE01A2">
              <w:rPr>
                <w:rFonts w:ascii="Calibri" w:hAnsi="Calibri" w:eastAsia="Calibri" w:cs="Calibri"/>
                <w:i/>
                <w:color w:val="auto"/>
                <w:lang w:val="en-GB"/>
              </w:rPr>
              <w:t>(30</w:t>
            </w:r>
            <w:r w:rsidR="00231688">
              <w:rPr>
                <w:rFonts w:ascii="Calibri" w:hAnsi="Calibri" w:eastAsia="Calibri" w:cs="Calibri"/>
                <w:i/>
                <w:color w:val="auto"/>
                <w:lang w:val="en-GB"/>
              </w:rPr>
              <w:t>Char)</w:t>
            </w:r>
          </w:p>
        </w:tc>
      </w:tr>
      <w:tr w:rsidR="00F52A3E" w:rsidTr="00BD4671" w14:paraId="6893CDFD" w14:textId="77777777">
        <w:tc>
          <w:tcPr>
            <w:tcW w:w="4675" w:type="dxa"/>
          </w:tcPr>
          <w:p w:rsidR="00F52A3E" w:rsidP="0018548B" w:rsidRDefault="008D46D0" w14:paraId="4731ED9B" w14:textId="3235EEEC">
            <w:pPr>
              <w:pStyle w:val="Bodycopy"/>
              <w:jc w:val="both"/>
              <w:rPr>
                <w:rFonts w:ascii="Calibri" w:hAnsi="Calibri" w:eastAsia="Calibri" w:cs="Calibri"/>
                <w:i/>
                <w:color w:val="auto"/>
                <w:lang w:val="en-GB"/>
              </w:rPr>
            </w:pPr>
            <w:r>
              <w:rPr>
                <w:rFonts w:ascii="Calibri" w:hAnsi="Calibri" w:eastAsia="Calibri" w:cs="Calibri"/>
                <w:i/>
                <w:color w:val="auto"/>
                <w:lang w:val="en-GB"/>
              </w:rPr>
              <w:t>S</w:t>
            </w:r>
            <w:r w:rsidR="00942832">
              <w:rPr>
                <w:rFonts w:ascii="Calibri" w:hAnsi="Calibri" w:eastAsia="Calibri" w:cs="Calibri"/>
                <w:i/>
                <w:color w:val="auto"/>
                <w:lang w:val="en-GB"/>
              </w:rPr>
              <w:t>T</w:t>
            </w:r>
            <w:r w:rsidR="00BA67D4">
              <w:rPr>
                <w:rFonts w:ascii="Calibri" w:hAnsi="Calibri" w:eastAsia="Calibri" w:cs="Calibri"/>
                <w:i/>
                <w:color w:val="auto"/>
                <w:lang w:val="en-GB"/>
              </w:rPr>
              <w:t>L</w:t>
            </w:r>
            <w:r w:rsidR="001B2DFB">
              <w:rPr>
                <w:rFonts w:ascii="Calibri" w:hAnsi="Calibri" w:eastAsia="Calibri" w:cs="Calibri"/>
                <w:i/>
                <w:color w:val="auto"/>
                <w:lang w:val="en-GB"/>
              </w:rPr>
              <w:t xml:space="preserve"> (E0006)</w:t>
            </w:r>
          </w:p>
        </w:tc>
        <w:tc>
          <w:tcPr>
            <w:tcW w:w="4675" w:type="dxa"/>
          </w:tcPr>
          <w:p w:rsidR="00F52A3E" w:rsidP="0018548B" w:rsidRDefault="002E3E14" w14:paraId="6175358A" w14:textId="2E94E0DC">
            <w:pPr>
              <w:pStyle w:val="Bodycopy"/>
              <w:jc w:val="both"/>
              <w:rPr>
                <w:rFonts w:ascii="Calibri" w:hAnsi="Calibri" w:eastAsia="Calibri" w:cs="Calibri"/>
                <w:i/>
                <w:color w:val="auto"/>
                <w:lang w:val="en-GB"/>
              </w:rPr>
            </w:pPr>
            <w:r>
              <w:rPr>
                <w:rFonts w:ascii="Calibri" w:hAnsi="Calibri" w:eastAsia="Calibri" w:cs="Calibri"/>
                <w:i/>
                <w:color w:val="auto"/>
                <w:lang w:val="en-GB"/>
              </w:rPr>
              <w:t>Sent to LIMS</w:t>
            </w:r>
          </w:p>
        </w:tc>
      </w:tr>
      <w:tr w:rsidR="002E3E14" w:rsidTr="00BD4671" w14:paraId="704400F3" w14:textId="77777777">
        <w:tc>
          <w:tcPr>
            <w:tcW w:w="4675" w:type="dxa"/>
          </w:tcPr>
          <w:p w:rsidR="002E3E14" w:rsidP="0018548B" w:rsidRDefault="005C719A" w14:paraId="4A386FAB" w14:textId="52F9CA80">
            <w:pPr>
              <w:pStyle w:val="Bodycopy"/>
              <w:jc w:val="both"/>
              <w:rPr>
                <w:rFonts w:ascii="Calibri" w:hAnsi="Calibri" w:eastAsia="Calibri" w:cs="Calibri"/>
                <w:i/>
                <w:color w:val="auto"/>
                <w:lang w:val="en-GB"/>
              </w:rPr>
            </w:pPr>
            <w:r>
              <w:rPr>
                <w:rFonts w:ascii="Calibri" w:hAnsi="Calibri" w:eastAsia="Calibri" w:cs="Calibri"/>
                <w:i/>
                <w:color w:val="auto"/>
                <w:lang w:val="en-GB"/>
              </w:rPr>
              <w:t>P</w:t>
            </w:r>
            <w:r w:rsidR="00A220DA">
              <w:rPr>
                <w:rFonts w:ascii="Calibri" w:hAnsi="Calibri" w:eastAsia="Calibri" w:cs="Calibri"/>
                <w:i/>
                <w:color w:val="auto"/>
                <w:lang w:val="en-GB"/>
              </w:rPr>
              <w:t>TL</w:t>
            </w:r>
            <w:r w:rsidR="001B2DFB">
              <w:rPr>
                <w:rFonts w:ascii="Calibri" w:hAnsi="Calibri" w:eastAsia="Calibri" w:cs="Calibri"/>
                <w:i/>
                <w:color w:val="auto"/>
                <w:lang w:val="en-GB"/>
              </w:rPr>
              <w:t xml:space="preserve"> (E0007)</w:t>
            </w:r>
          </w:p>
        </w:tc>
        <w:tc>
          <w:tcPr>
            <w:tcW w:w="4675" w:type="dxa"/>
          </w:tcPr>
          <w:p w:rsidR="002E3E14" w:rsidP="0018548B" w:rsidRDefault="00584CAA" w14:paraId="7220D2CD" w14:textId="635C9E3E">
            <w:pPr>
              <w:pStyle w:val="Bodycopy"/>
              <w:jc w:val="both"/>
              <w:rPr>
                <w:rFonts w:ascii="Calibri" w:hAnsi="Calibri" w:eastAsia="Calibri" w:cs="Calibri"/>
                <w:i/>
                <w:color w:val="auto"/>
                <w:lang w:val="en-GB"/>
              </w:rPr>
            </w:pPr>
            <w:r>
              <w:rPr>
                <w:rFonts w:ascii="Calibri" w:hAnsi="Calibri" w:eastAsia="Calibri" w:cs="Calibri"/>
                <w:i/>
                <w:color w:val="auto"/>
                <w:lang w:val="en-GB"/>
              </w:rPr>
              <w:t xml:space="preserve">Posted </w:t>
            </w:r>
            <w:r w:rsidR="0083704C">
              <w:rPr>
                <w:rFonts w:ascii="Calibri" w:hAnsi="Calibri" w:eastAsia="Calibri" w:cs="Calibri"/>
                <w:i/>
                <w:color w:val="auto"/>
                <w:lang w:val="en-GB"/>
              </w:rPr>
              <w:t>to</w:t>
            </w:r>
            <w:r w:rsidR="006D7DC9">
              <w:rPr>
                <w:rFonts w:ascii="Calibri" w:hAnsi="Calibri" w:eastAsia="Calibri" w:cs="Calibri"/>
                <w:i/>
                <w:color w:val="auto"/>
                <w:lang w:val="en-GB"/>
              </w:rPr>
              <w:t xml:space="preserve"> LIMS</w:t>
            </w:r>
          </w:p>
        </w:tc>
      </w:tr>
    </w:tbl>
    <w:p w:rsidR="00844EF9" w:rsidP="0018548B" w:rsidRDefault="00FE11D0" w14:paraId="5FB030B7" w14:textId="6F25BEB8">
      <w:pPr>
        <w:pStyle w:val="Bodycopy"/>
        <w:pBdr>
          <w:top w:val="nil"/>
          <w:left w:val="nil"/>
          <w:bottom w:val="nil"/>
          <w:right w:val="nil"/>
          <w:between w:val="nil"/>
        </w:pBdr>
        <w:jc w:val="both"/>
        <w:rPr>
          <w:rFonts w:ascii="Calibri" w:hAnsi="Calibri" w:eastAsia="Calibri" w:cs="Calibri"/>
          <w:i/>
          <w:color w:val="auto"/>
          <w:lang w:val="en-GB"/>
        </w:rPr>
      </w:pPr>
      <w:r>
        <w:rPr>
          <w:rFonts w:ascii="Calibri" w:hAnsi="Calibri" w:eastAsia="Calibri" w:cs="Calibri"/>
          <w:i/>
          <w:color w:val="auto"/>
          <w:lang w:val="en-GB"/>
        </w:rPr>
        <w:t xml:space="preserve">Use FM: </w:t>
      </w:r>
      <w:r w:rsidR="00844EF9">
        <w:rPr>
          <w:rFonts w:ascii="Calibri" w:hAnsi="Calibri" w:eastAsia="Calibri" w:cs="Calibri"/>
          <w:i/>
          <w:color w:val="auto"/>
          <w:lang w:val="en-GB"/>
        </w:rPr>
        <w:t>STATUS</w:t>
      </w:r>
      <w:r w:rsidR="00C30A00">
        <w:rPr>
          <w:rFonts w:ascii="Calibri" w:hAnsi="Calibri" w:eastAsia="Calibri" w:cs="Calibri"/>
          <w:i/>
          <w:color w:val="auto"/>
          <w:lang w:val="en-GB"/>
        </w:rPr>
        <w:t>_UPDATE</w:t>
      </w:r>
    </w:p>
    <w:p w:rsidR="000D6510" w:rsidP="0018548B" w:rsidRDefault="000D6510" w14:paraId="6A09B181" w14:textId="55CCA792">
      <w:pPr>
        <w:pStyle w:val="Bodycopy"/>
        <w:pBdr>
          <w:top w:val="nil"/>
          <w:left w:val="nil"/>
          <w:bottom w:val="nil"/>
          <w:right w:val="nil"/>
          <w:between w:val="nil"/>
        </w:pBdr>
        <w:jc w:val="both"/>
        <w:rPr>
          <w:rFonts w:ascii="Calibri" w:hAnsi="Calibri" w:eastAsia="Calibri" w:cs="Calibri"/>
          <w:i/>
          <w:color w:val="auto"/>
          <w:lang w:val="en-GB"/>
        </w:rPr>
      </w:pPr>
      <w:r>
        <w:rPr>
          <w:rFonts w:ascii="Calibri" w:hAnsi="Calibri" w:eastAsia="Calibri" w:cs="Calibri"/>
          <w:i/>
          <w:color w:val="auto"/>
          <w:lang w:val="en-GB"/>
        </w:rPr>
        <w:t xml:space="preserve">If </w:t>
      </w:r>
      <w:r w:rsidR="001B2DFB">
        <w:rPr>
          <w:rFonts w:ascii="Calibri" w:hAnsi="Calibri" w:eastAsia="Calibri" w:cs="Calibri"/>
          <w:i/>
          <w:color w:val="auto"/>
          <w:lang w:val="en-GB"/>
        </w:rPr>
        <w:t xml:space="preserve">Inspection lot </w:t>
      </w:r>
      <w:r w:rsidRPr="003753A6">
        <w:rPr>
          <w:rFonts w:ascii="Calibri" w:hAnsi="Calibri" w:eastAsia="Calibri" w:cs="Calibri"/>
          <w:b/>
          <w:bCs/>
          <w:i/>
          <w:color w:val="auto"/>
          <w:lang w:val="en-GB"/>
        </w:rPr>
        <w:t>Sent to LIMS</w:t>
      </w:r>
      <w:r>
        <w:rPr>
          <w:rFonts w:ascii="Calibri" w:hAnsi="Calibri" w:eastAsia="Calibri" w:cs="Calibri"/>
          <w:i/>
          <w:color w:val="auto"/>
          <w:lang w:val="en-GB"/>
        </w:rPr>
        <w:t>:</w:t>
      </w:r>
    </w:p>
    <w:p w:rsidR="00350781" w:rsidP="0018548B" w:rsidRDefault="00BA41D7" w14:paraId="3471AFC0" w14:textId="7BB020D5">
      <w:pPr>
        <w:pStyle w:val="Bodycopy"/>
        <w:pBdr>
          <w:top w:val="nil"/>
          <w:left w:val="nil"/>
          <w:bottom w:val="nil"/>
          <w:right w:val="nil"/>
          <w:between w:val="nil"/>
        </w:pBdr>
        <w:jc w:val="both"/>
        <w:rPr>
          <w:rFonts w:ascii="Calibri" w:hAnsi="Calibri" w:eastAsia="Calibri" w:cs="Calibri"/>
          <w:i/>
          <w:color w:val="auto"/>
          <w:lang w:val="en-GB"/>
        </w:rPr>
      </w:pPr>
      <w:r>
        <w:rPr>
          <w:rFonts w:ascii="Calibri" w:hAnsi="Calibri" w:eastAsia="Calibri" w:cs="Calibri"/>
          <w:i/>
          <w:color w:val="auto"/>
          <w:lang w:val="en-GB"/>
        </w:rPr>
        <w:t>Then pass following parameter in table JSET_UPD</w:t>
      </w:r>
    </w:p>
    <w:p w:rsidR="00844EF9" w:rsidP="0018548B" w:rsidRDefault="00844EF9" w14:paraId="7AF22D49" w14:textId="53F49BCC">
      <w:pPr>
        <w:pStyle w:val="Bodycopy"/>
        <w:pBdr>
          <w:top w:val="nil"/>
          <w:left w:val="nil"/>
          <w:bottom w:val="nil"/>
          <w:right w:val="nil"/>
          <w:between w:val="nil"/>
        </w:pBdr>
        <w:jc w:val="both"/>
        <w:rPr>
          <w:rFonts w:ascii="Calibri" w:hAnsi="Calibri" w:eastAsia="Calibri" w:cs="Calibri"/>
          <w:i/>
          <w:color w:val="auto"/>
          <w:lang w:val="en-GB"/>
        </w:rPr>
      </w:pPr>
      <w:r>
        <w:rPr>
          <w:rFonts w:ascii="Calibri" w:hAnsi="Calibri" w:eastAsia="Calibri" w:cs="Calibri"/>
          <w:i/>
          <w:color w:val="auto"/>
          <w:lang w:val="en-GB"/>
        </w:rPr>
        <w:t>Pass OBJNR = QALS- OBJNR</w:t>
      </w:r>
    </w:p>
    <w:p w:rsidR="00844EF9" w:rsidP="0018548B" w:rsidRDefault="00C63485" w14:paraId="0466B103" w14:textId="3E2451B3">
      <w:pPr>
        <w:pStyle w:val="Bodycopy"/>
        <w:pBdr>
          <w:top w:val="nil"/>
          <w:left w:val="nil"/>
          <w:bottom w:val="nil"/>
          <w:right w:val="nil"/>
          <w:between w:val="nil"/>
        </w:pBdr>
        <w:jc w:val="both"/>
        <w:rPr>
          <w:rFonts w:ascii="Calibri" w:hAnsi="Calibri" w:eastAsia="Calibri" w:cs="Calibri"/>
          <w:i/>
          <w:color w:val="auto"/>
          <w:lang w:val="en-GB"/>
        </w:rPr>
      </w:pPr>
      <w:r>
        <w:rPr>
          <w:rFonts w:ascii="Calibri" w:hAnsi="Calibri" w:eastAsia="Calibri" w:cs="Calibri"/>
          <w:i/>
          <w:color w:val="auto"/>
          <w:lang w:val="en-GB"/>
        </w:rPr>
        <w:t>STAT</w:t>
      </w:r>
      <w:r w:rsidR="0017280D">
        <w:rPr>
          <w:rFonts w:ascii="Calibri" w:hAnsi="Calibri" w:eastAsia="Calibri" w:cs="Calibri"/>
          <w:i/>
          <w:color w:val="auto"/>
          <w:lang w:val="en-GB"/>
        </w:rPr>
        <w:t xml:space="preserve"> = E00</w:t>
      </w:r>
      <w:r w:rsidR="001B2DFB">
        <w:rPr>
          <w:rFonts w:ascii="Calibri" w:hAnsi="Calibri" w:eastAsia="Calibri" w:cs="Calibri"/>
          <w:i/>
          <w:color w:val="auto"/>
          <w:lang w:val="en-GB"/>
        </w:rPr>
        <w:t>0</w:t>
      </w:r>
      <w:r>
        <w:rPr>
          <w:rFonts w:ascii="Calibri" w:hAnsi="Calibri" w:eastAsia="Calibri" w:cs="Calibri"/>
          <w:i/>
          <w:color w:val="auto"/>
          <w:lang w:val="en-GB"/>
        </w:rPr>
        <w:t>6</w:t>
      </w:r>
    </w:p>
    <w:p w:rsidR="0017280D" w:rsidP="0018548B" w:rsidRDefault="00EA6520" w14:paraId="5B7FB10C" w14:textId="7465A133">
      <w:pPr>
        <w:pStyle w:val="Bodycopy"/>
        <w:pBdr>
          <w:top w:val="nil"/>
          <w:left w:val="nil"/>
          <w:bottom w:val="nil"/>
          <w:right w:val="nil"/>
          <w:between w:val="nil"/>
        </w:pBdr>
        <w:jc w:val="both"/>
        <w:rPr>
          <w:rFonts w:ascii="Calibri" w:hAnsi="Calibri" w:eastAsia="Calibri" w:cs="Calibri"/>
          <w:i/>
          <w:color w:val="auto"/>
          <w:lang w:val="en-GB"/>
        </w:rPr>
      </w:pPr>
      <w:r>
        <w:rPr>
          <w:rFonts w:ascii="Calibri" w:hAnsi="Calibri" w:eastAsia="Calibri" w:cs="Calibri"/>
          <w:i/>
          <w:color w:val="auto"/>
          <w:lang w:val="en-GB"/>
        </w:rPr>
        <w:t>INACT</w:t>
      </w:r>
      <w:r w:rsidR="0017280D">
        <w:rPr>
          <w:rFonts w:ascii="Calibri" w:hAnsi="Calibri" w:eastAsia="Calibri" w:cs="Calibri"/>
          <w:i/>
          <w:color w:val="auto"/>
          <w:lang w:val="en-GB"/>
        </w:rPr>
        <w:t xml:space="preserve">= </w:t>
      </w:r>
    </w:p>
    <w:p w:rsidR="00EA6520" w:rsidP="0018548B" w:rsidRDefault="00EA6520" w14:paraId="74A5F4FC" w14:textId="77777777">
      <w:pPr>
        <w:pStyle w:val="Bodycopy"/>
        <w:pBdr>
          <w:top w:val="nil"/>
          <w:left w:val="nil"/>
          <w:bottom w:val="nil"/>
          <w:right w:val="nil"/>
          <w:between w:val="nil"/>
        </w:pBdr>
        <w:jc w:val="both"/>
        <w:rPr>
          <w:rFonts w:ascii="Calibri" w:hAnsi="Calibri" w:eastAsia="Calibri" w:cs="Calibri"/>
          <w:i/>
          <w:color w:val="auto"/>
          <w:lang w:val="en-GB"/>
        </w:rPr>
      </w:pPr>
      <w:r>
        <w:rPr>
          <w:rFonts w:ascii="Calibri" w:hAnsi="Calibri" w:eastAsia="Calibri" w:cs="Calibri"/>
          <w:i/>
          <w:color w:val="auto"/>
          <w:lang w:val="en-GB"/>
        </w:rPr>
        <w:t>CHGNR</w:t>
      </w:r>
      <w:r w:rsidR="0017280D">
        <w:rPr>
          <w:rFonts w:ascii="Calibri" w:hAnsi="Calibri" w:eastAsia="Calibri" w:cs="Calibri"/>
          <w:i/>
          <w:color w:val="auto"/>
          <w:lang w:val="en-GB"/>
        </w:rPr>
        <w:t xml:space="preserve"> = </w:t>
      </w:r>
    </w:p>
    <w:p w:rsidR="00EA6520" w:rsidP="0018548B" w:rsidRDefault="00EA6520" w14:paraId="28E9915E" w14:textId="77777777">
      <w:pPr>
        <w:pStyle w:val="Bodycopy"/>
        <w:pBdr>
          <w:top w:val="nil"/>
          <w:left w:val="nil"/>
          <w:bottom w:val="nil"/>
          <w:right w:val="nil"/>
          <w:between w:val="nil"/>
        </w:pBdr>
        <w:jc w:val="both"/>
        <w:rPr>
          <w:rFonts w:ascii="Calibri" w:hAnsi="Calibri" w:eastAsia="Calibri" w:cs="Calibri"/>
          <w:i/>
          <w:color w:val="auto"/>
          <w:lang w:val="en-GB"/>
        </w:rPr>
      </w:pPr>
    </w:p>
    <w:p w:rsidR="000D6510" w:rsidP="0018548B" w:rsidRDefault="000D6510" w14:paraId="3A229E72" w14:textId="1DB44C8D">
      <w:pPr>
        <w:pStyle w:val="Bodycopy"/>
        <w:pBdr>
          <w:top w:val="nil"/>
          <w:left w:val="nil"/>
          <w:bottom w:val="nil"/>
          <w:right w:val="nil"/>
          <w:between w:val="nil"/>
        </w:pBdr>
        <w:jc w:val="both"/>
        <w:rPr>
          <w:rFonts w:ascii="Calibri" w:hAnsi="Calibri" w:eastAsia="Calibri" w:cs="Calibri"/>
          <w:i/>
          <w:color w:val="auto"/>
          <w:lang w:val="en-GB"/>
        </w:rPr>
      </w:pPr>
      <w:r>
        <w:rPr>
          <w:rFonts w:ascii="Calibri" w:hAnsi="Calibri" w:eastAsia="Calibri" w:cs="Calibri"/>
          <w:i/>
          <w:color w:val="auto"/>
          <w:lang w:val="en-GB"/>
        </w:rPr>
        <w:t>Or</w:t>
      </w:r>
    </w:p>
    <w:p w:rsidRPr="003753A6" w:rsidR="000D6510" w:rsidP="0018548B" w:rsidRDefault="000D6510" w14:paraId="1EB42684" w14:textId="1978F607">
      <w:pPr>
        <w:pStyle w:val="Bodycopy"/>
        <w:pBdr>
          <w:top w:val="nil"/>
          <w:left w:val="nil"/>
          <w:bottom w:val="nil"/>
          <w:right w:val="nil"/>
          <w:between w:val="nil"/>
        </w:pBdr>
        <w:jc w:val="both"/>
        <w:rPr>
          <w:rFonts w:ascii="Calibri" w:hAnsi="Calibri" w:eastAsia="Calibri" w:cs="Calibri"/>
          <w:b/>
          <w:bCs/>
          <w:i/>
          <w:color w:val="auto"/>
          <w:lang w:val="en-GB"/>
        </w:rPr>
      </w:pPr>
      <w:r w:rsidRPr="003753A6">
        <w:rPr>
          <w:rFonts w:ascii="Calibri" w:hAnsi="Calibri" w:eastAsia="Calibri" w:cs="Calibri"/>
          <w:b/>
          <w:bCs/>
          <w:i/>
          <w:color w:val="auto"/>
          <w:lang w:val="en-GB"/>
        </w:rPr>
        <w:t>After posted to LIMS</w:t>
      </w:r>
    </w:p>
    <w:p w:rsidR="000D6510" w:rsidP="000D6510" w:rsidRDefault="000D6510" w14:paraId="6BEF3CFD" w14:textId="77777777">
      <w:pPr>
        <w:pStyle w:val="Bodycopy"/>
        <w:pBdr>
          <w:top w:val="nil"/>
          <w:left w:val="nil"/>
          <w:bottom w:val="nil"/>
          <w:right w:val="nil"/>
          <w:between w:val="nil"/>
        </w:pBdr>
        <w:jc w:val="both"/>
        <w:rPr>
          <w:rFonts w:ascii="Calibri" w:hAnsi="Calibri" w:eastAsia="Calibri" w:cs="Calibri"/>
          <w:i/>
          <w:color w:val="auto"/>
          <w:lang w:val="en-GB"/>
        </w:rPr>
      </w:pPr>
      <w:r>
        <w:rPr>
          <w:rFonts w:ascii="Calibri" w:hAnsi="Calibri" w:eastAsia="Calibri" w:cs="Calibri"/>
          <w:i/>
          <w:color w:val="auto"/>
          <w:lang w:val="en-GB"/>
        </w:rPr>
        <w:t>Pass OBJNR = QALS- OBJNR</w:t>
      </w:r>
    </w:p>
    <w:p w:rsidR="000D6510" w:rsidP="000D6510" w:rsidRDefault="000D6510" w14:paraId="5403B1D7" w14:textId="6C61061D">
      <w:pPr>
        <w:pStyle w:val="Bodycopy"/>
        <w:pBdr>
          <w:top w:val="nil"/>
          <w:left w:val="nil"/>
          <w:bottom w:val="nil"/>
          <w:right w:val="nil"/>
          <w:between w:val="nil"/>
        </w:pBdr>
        <w:jc w:val="both"/>
        <w:rPr>
          <w:rFonts w:ascii="Calibri" w:hAnsi="Calibri" w:eastAsia="Calibri" w:cs="Calibri"/>
          <w:i/>
          <w:color w:val="auto"/>
          <w:lang w:val="en-GB"/>
        </w:rPr>
      </w:pPr>
      <w:r>
        <w:rPr>
          <w:rFonts w:ascii="Calibri" w:hAnsi="Calibri" w:eastAsia="Calibri" w:cs="Calibri"/>
          <w:i/>
          <w:color w:val="auto"/>
          <w:lang w:val="en-GB"/>
        </w:rPr>
        <w:t>ESTAT_INACTIVE = E00</w:t>
      </w:r>
      <w:r w:rsidR="001B2DFB">
        <w:rPr>
          <w:rFonts w:ascii="Calibri" w:hAnsi="Calibri" w:eastAsia="Calibri" w:cs="Calibri"/>
          <w:i/>
          <w:color w:val="auto"/>
          <w:lang w:val="en-GB"/>
        </w:rPr>
        <w:t>06</w:t>
      </w:r>
    </w:p>
    <w:p w:rsidR="000D6510" w:rsidP="000D6510" w:rsidRDefault="000D6510" w14:paraId="2CCA6FBB" w14:textId="61346F0F">
      <w:pPr>
        <w:pStyle w:val="Bodycopy"/>
        <w:pBdr>
          <w:top w:val="nil"/>
          <w:left w:val="nil"/>
          <w:bottom w:val="nil"/>
          <w:right w:val="nil"/>
          <w:between w:val="nil"/>
        </w:pBdr>
        <w:jc w:val="both"/>
        <w:rPr>
          <w:rFonts w:ascii="Calibri" w:hAnsi="Calibri" w:eastAsia="Calibri" w:cs="Calibri"/>
          <w:i/>
          <w:color w:val="auto"/>
          <w:lang w:val="en-GB"/>
        </w:rPr>
      </w:pPr>
      <w:r>
        <w:rPr>
          <w:rFonts w:ascii="Calibri" w:hAnsi="Calibri" w:eastAsia="Calibri" w:cs="Calibri"/>
          <w:i/>
          <w:color w:val="auto"/>
          <w:lang w:val="en-GB"/>
        </w:rPr>
        <w:t>ESTAT_ACTIVE = E00</w:t>
      </w:r>
      <w:r w:rsidR="001B2DFB">
        <w:rPr>
          <w:rFonts w:ascii="Calibri" w:hAnsi="Calibri" w:eastAsia="Calibri" w:cs="Calibri"/>
          <w:i/>
          <w:color w:val="auto"/>
          <w:lang w:val="en-GB"/>
        </w:rPr>
        <w:t>0</w:t>
      </w:r>
      <w:r>
        <w:rPr>
          <w:rFonts w:ascii="Calibri" w:hAnsi="Calibri" w:eastAsia="Calibri" w:cs="Calibri"/>
          <w:i/>
          <w:color w:val="auto"/>
          <w:lang w:val="en-GB"/>
        </w:rPr>
        <w:t>7</w:t>
      </w:r>
    </w:p>
    <w:p w:rsidR="000D6510" w:rsidP="000D6510" w:rsidRDefault="000D6510" w14:paraId="6D2D1E9D" w14:textId="77777777">
      <w:pPr>
        <w:pStyle w:val="Bodycopy"/>
        <w:pBdr>
          <w:top w:val="nil"/>
          <w:left w:val="nil"/>
          <w:bottom w:val="nil"/>
          <w:right w:val="nil"/>
          <w:between w:val="nil"/>
        </w:pBdr>
        <w:jc w:val="both"/>
        <w:rPr>
          <w:rFonts w:ascii="Calibri" w:hAnsi="Calibri" w:eastAsia="Calibri" w:cs="Calibri"/>
          <w:i/>
          <w:color w:val="auto"/>
          <w:lang w:val="en-GB"/>
        </w:rPr>
      </w:pPr>
      <w:r>
        <w:rPr>
          <w:rFonts w:ascii="Calibri" w:hAnsi="Calibri" w:eastAsia="Calibri" w:cs="Calibri"/>
          <w:i/>
          <w:color w:val="auto"/>
          <w:lang w:val="en-GB"/>
        </w:rPr>
        <w:t>STSMA = ZQM_LIMS</w:t>
      </w:r>
    </w:p>
    <w:p w:rsidR="00C647E2" w:rsidP="0018548B" w:rsidRDefault="00844EF9" w14:paraId="1DA0B142" w14:textId="21D8ACC4">
      <w:pPr>
        <w:pStyle w:val="Bodycopy"/>
        <w:pBdr>
          <w:top w:val="nil"/>
          <w:left w:val="nil"/>
          <w:bottom w:val="nil"/>
          <w:right w:val="nil"/>
          <w:between w:val="nil"/>
        </w:pBdr>
        <w:jc w:val="both"/>
        <w:rPr>
          <w:rFonts w:ascii="Calibri" w:hAnsi="Calibri" w:eastAsia="Calibri" w:cs="Calibri"/>
          <w:i/>
          <w:color w:val="auto"/>
          <w:lang w:val="en-GB"/>
        </w:rPr>
      </w:pPr>
      <w:r>
        <w:rPr>
          <w:rFonts w:ascii="Calibri" w:hAnsi="Calibri" w:eastAsia="Calibri" w:cs="Calibri"/>
          <w:i/>
          <w:color w:val="auto"/>
          <w:lang w:val="en-GB"/>
        </w:rPr>
        <w:t xml:space="preserve">then </w:t>
      </w:r>
      <w:r w:rsidR="00662995">
        <w:rPr>
          <w:rFonts w:ascii="Calibri" w:hAnsi="Calibri" w:eastAsia="Calibri" w:cs="Calibri"/>
          <w:i/>
          <w:color w:val="auto"/>
          <w:lang w:val="en-GB"/>
        </w:rPr>
        <w:t>commit the FM using BAPI_TRANSACTION_COMMIT.</w:t>
      </w:r>
    </w:p>
    <w:p w:rsidRPr="00DC5294" w:rsidR="000C324F" w:rsidP="000C324F" w:rsidRDefault="000C324F" w14:paraId="6C216FCF" w14:textId="2A70942C">
      <w:pPr>
        <w:pStyle w:val="Bodycopy"/>
        <w:pBdr>
          <w:top w:val="nil"/>
          <w:left w:val="nil"/>
          <w:bottom w:val="nil"/>
          <w:right w:val="nil"/>
          <w:between w:val="nil"/>
        </w:pBdr>
        <w:jc w:val="both"/>
        <w:rPr>
          <w:rFonts w:ascii="Calibri" w:hAnsi="Calibri" w:eastAsia="Calibri" w:cs="Calibri"/>
          <w:b/>
          <w:bCs/>
          <w:i/>
          <w:color w:val="auto"/>
          <w:lang w:val="en-GB"/>
        </w:rPr>
      </w:pPr>
      <w:r w:rsidRPr="00DC5294">
        <w:rPr>
          <w:rFonts w:ascii="Calibri" w:hAnsi="Calibri" w:eastAsia="Calibri" w:cs="Calibri"/>
          <w:b/>
          <w:bCs/>
          <w:i/>
          <w:color w:val="auto"/>
          <w:lang w:val="en-GB"/>
        </w:rPr>
        <w:t>Error Handling Process:</w:t>
      </w:r>
    </w:p>
    <w:p w:rsidR="000C324F" w:rsidP="000C324F" w:rsidRDefault="000C324F" w14:paraId="2C4C5820" w14:textId="13A979F1">
      <w:pPr>
        <w:pStyle w:val="Bodycopy"/>
        <w:pBdr>
          <w:top w:val="nil"/>
          <w:left w:val="nil"/>
          <w:bottom w:val="nil"/>
          <w:right w:val="nil"/>
          <w:between w:val="nil"/>
        </w:pBdr>
        <w:jc w:val="both"/>
        <w:rPr>
          <w:rFonts w:ascii="Calibri" w:hAnsi="Calibri" w:eastAsia="Calibri" w:cs="Calibri"/>
          <w:i/>
          <w:color w:val="auto"/>
          <w:lang w:val="en-GB"/>
        </w:rPr>
      </w:pPr>
      <w:r>
        <w:rPr>
          <w:rFonts w:ascii="Calibri" w:hAnsi="Calibri" w:eastAsia="Calibri" w:cs="Calibri"/>
          <w:i/>
          <w:color w:val="auto"/>
          <w:lang w:val="en-GB"/>
        </w:rPr>
        <w:t>If Mandatory</w:t>
      </w:r>
      <w:r w:rsidR="005245C3">
        <w:rPr>
          <w:rFonts w:ascii="Calibri" w:hAnsi="Calibri" w:eastAsia="Calibri" w:cs="Calibri"/>
          <w:i/>
          <w:color w:val="auto"/>
          <w:lang w:val="en-GB"/>
        </w:rPr>
        <w:t xml:space="preserve"> information is </w:t>
      </w:r>
      <w:r w:rsidR="00256CE9">
        <w:rPr>
          <w:rFonts w:ascii="Calibri" w:hAnsi="Calibri" w:eastAsia="Calibri" w:cs="Calibri"/>
          <w:i/>
          <w:color w:val="auto"/>
          <w:lang w:val="en-GB"/>
        </w:rPr>
        <w:t>missing,</w:t>
      </w:r>
      <w:r w:rsidR="005245C3">
        <w:rPr>
          <w:rFonts w:ascii="Calibri" w:hAnsi="Calibri" w:eastAsia="Calibri" w:cs="Calibri"/>
          <w:i/>
          <w:color w:val="auto"/>
          <w:lang w:val="en-GB"/>
        </w:rPr>
        <w:t xml:space="preserve"> then</w:t>
      </w:r>
      <w:r w:rsidR="00D91069">
        <w:rPr>
          <w:rFonts w:ascii="Calibri" w:hAnsi="Calibri" w:eastAsia="Calibri" w:cs="Calibri"/>
          <w:i/>
          <w:color w:val="auto"/>
          <w:lang w:val="en-GB"/>
        </w:rPr>
        <w:t xml:space="preserve"> send the payload to LIMS</w:t>
      </w:r>
      <w:r w:rsidR="006D4883">
        <w:rPr>
          <w:rFonts w:ascii="Calibri" w:hAnsi="Calibri" w:eastAsia="Calibri" w:cs="Calibri"/>
          <w:i/>
          <w:color w:val="auto"/>
          <w:lang w:val="en-GB"/>
        </w:rPr>
        <w:t>.</w:t>
      </w:r>
      <w:r w:rsidR="00C04A9D">
        <w:rPr>
          <w:rFonts w:ascii="Calibri" w:hAnsi="Calibri" w:eastAsia="Calibri" w:cs="Calibri"/>
          <w:i/>
          <w:color w:val="auto"/>
          <w:lang w:val="en-GB"/>
        </w:rPr>
        <w:t xml:space="preserve"> LIMS will take the decision whether accept the payload or not.</w:t>
      </w:r>
      <w:r w:rsidR="006D4883">
        <w:rPr>
          <w:rFonts w:ascii="Calibri" w:hAnsi="Calibri" w:eastAsia="Calibri" w:cs="Calibri"/>
          <w:i/>
          <w:color w:val="auto"/>
          <w:lang w:val="en-GB"/>
        </w:rPr>
        <w:t xml:space="preserve"> In SAP, user will get to know from the report that if </w:t>
      </w:r>
      <w:r w:rsidR="00256CE9">
        <w:rPr>
          <w:rFonts w:ascii="Calibri" w:hAnsi="Calibri" w:eastAsia="Calibri" w:cs="Calibri"/>
          <w:i/>
          <w:color w:val="auto"/>
          <w:lang w:val="en-GB"/>
        </w:rPr>
        <w:t>status is not changed then user will retrigger the API.</w:t>
      </w:r>
    </w:p>
    <w:p w:rsidR="007D2774" w:rsidP="000C324F" w:rsidRDefault="00CF4D79" w14:paraId="45F8703C" w14:textId="62CA599D">
      <w:pPr>
        <w:pStyle w:val="Bodycopy"/>
        <w:pBdr>
          <w:top w:val="nil"/>
          <w:left w:val="nil"/>
          <w:bottom w:val="nil"/>
          <w:right w:val="nil"/>
          <w:between w:val="nil"/>
        </w:pBdr>
        <w:jc w:val="both"/>
        <w:rPr>
          <w:rFonts w:ascii="Calibri" w:hAnsi="Calibri" w:eastAsia="Calibri" w:cs="Calibri"/>
          <w:i/>
          <w:color w:val="auto"/>
          <w:lang w:val="en-GB"/>
        </w:rPr>
      </w:pPr>
      <w:r>
        <w:rPr>
          <w:rFonts w:ascii="Calibri" w:hAnsi="Calibri" w:eastAsia="Calibri" w:cs="Calibri"/>
          <w:i/>
          <w:color w:val="auto"/>
          <w:lang w:val="en-GB"/>
        </w:rPr>
        <w:t>If it is failed due to connectivity or any other issue, no action required in SAP from CPI.</w:t>
      </w:r>
    </w:p>
    <w:p w:rsidRPr="00284B62" w:rsidR="00CF4D79" w:rsidP="000C324F" w:rsidRDefault="00CF4D79" w14:paraId="3CFD18B9" w14:textId="3939AC0E">
      <w:pPr>
        <w:pStyle w:val="Bodycopy"/>
        <w:pBdr>
          <w:top w:val="nil"/>
          <w:left w:val="nil"/>
          <w:bottom w:val="nil"/>
          <w:right w:val="nil"/>
          <w:between w:val="nil"/>
        </w:pBdr>
        <w:jc w:val="both"/>
        <w:rPr>
          <w:rFonts w:ascii="Calibri" w:hAnsi="Calibri" w:eastAsia="Calibri" w:cs="Calibri"/>
          <w:b/>
          <w:bCs/>
          <w:i/>
          <w:color w:val="auto"/>
          <w:lang w:val="en-GB"/>
        </w:rPr>
      </w:pPr>
      <w:r w:rsidRPr="00284B62">
        <w:rPr>
          <w:rFonts w:ascii="Calibri" w:hAnsi="Calibri" w:eastAsia="Calibri" w:cs="Calibri"/>
          <w:b/>
          <w:bCs/>
          <w:i/>
          <w:color w:val="auto"/>
          <w:lang w:val="en-GB"/>
        </w:rPr>
        <w:t>***</w:t>
      </w:r>
      <w:r w:rsidRPr="00284B62" w:rsidR="00310261">
        <w:rPr>
          <w:rFonts w:ascii="Calibri" w:hAnsi="Calibri" w:eastAsia="Calibri" w:cs="Calibri"/>
          <w:b/>
          <w:bCs/>
          <w:i/>
          <w:color w:val="auto"/>
          <w:lang w:val="en-GB"/>
        </w:rPr>
        <w:t xml:space="preserve"> </w:t>
      </w:r>
      <w:r w:rsidRPr="00284B62" w:rsidR="00B9616E">
        <w:rPr>
          <w:rFonts w:ascii="Calibri" w:hAnsi="Calibri" w:eastAsia="Calibri" w:cs="Calibri"/>
          <w:b/>
          <w:bCs/>
          <w:i/>
          <w:color w:val="auto"/>
          <w:lang w:val="en-GB"/>
        </w:rPr>
        <w:t xml:space="preserve">After </w:t>
      </w:r>
      <w:r w:rsidRPr="00284B62" w:rsidR="00284B62">
        <w:rPr>
          <w:rFonts w:ascii="Calibri" w:hAnsi="Calibri" w:eastAsia="Calibri" w:cs="Calibri"/>
          <w:b/>
          <w:bCs/>
          <w:i/>
          <w:color w:val="auto"/>
          <w:lang w:val="en-GB"/>
        </w:rPr>
        <w:t>Successfully Posted</w:t>
      </w:r>
      <w:r w:rsidRPr="00284B62" w:rsidR="00B9616E">
        <w:rPr>
          <w:rFonts w:ascii="Calibri" w:hAnsi="Calibri" w:eastAsia="Calibri" w:cs="Calibri"/>
          <w:b/>
          <w:bCs/>
          <w:i/>
          <w:color w:val="auto"/>
          <w:lang w:val="en-GB"/>
        </w:rPr>
        <w:t xml:space="preserve"> the </w:t>
      </w:r>
      <w:r w:rsidRPr="00284B62" w:rsidR="00A33502">
        <w:rPr>
          <w:rFonts w:ascii="Calibri" w:hAnsi="Calibri" w:eastAsia="Calibri" w:cs="Calibri"/>
          <w:b/>
          <w:bCs/>
          <w:i/>
          <w:color w:val="auto"/>
          <w:lang w:val="en-GB"/>
        </w:rPr>
        <w:t>payload in LIMS then</w:t>
      </w:r>
      <w:r w:rsidRPr="00284B62" w:rsidR="00310261">
        <w:rPr>
          <w:rFonts w:ascii="Calibri" w:hAnsi="Calibri" w:eastAsia="Calibri" w:cs="Calibri"/>
          <w:b/>
          <w:bCs/>
          <w:i/>
          <w:color w:val="auto"/>
          <w:lang w:val="en-GB"/>
        </w:rPr>
        <w:t xml:space="preserve"> acknowledge required***</w:t>
      </w:r>
    </w:p>
    <w:p w:rsidR="467EC8E3" w:rsidP="61C0E5DE" w:rsidRDefault="467EC8E3" w14:paraId="03E56A17" w14:textId="7B437502">
      <w:pPr>
        <w:pStyle w:val="Bodycopy"/>
        <w:pBdr>
          <w:top w:val="nil"/>
          <w:left w:val="nil"/>
          <w:bottom w:val="nil"/>
          <w:right w:val="nil"/>
          <w:between w:val="nil"/>
        </w:pBdr>
        <w:jc w:val="both"/>
        <w:rPr>
          <w:lang w:val="en-GB"/>
        </w:rPr>
      </w:pPr>
      <w:r w:rsidRPr="61C0E5DE">
        <w:rPr>
          <w:rFonts w:ascii="Calibri" w:hAnsi="Calibri" w:eastAsia="Calibri" w:cs="Calibri"/>
          <w:i/>
          <w:iCs/>
          <w:color w:val="000000" w:themeColor="text1"/>
          <w:sz w:val="19"/>
          <w:szCs w:val="19"/>
          <w:highlight w:val="green"/>
          <w:lang w:val="en-GB"/>
        </w:rPr>
        <w:t>Payload file format is JSON.</w:t>
      </w:r>
    </w:p>
    <w:p w:rsidR="000E499A" w:rsidRDefault="6A94A047" w14:paraId="1232F94E" w14:textId="77777777">
      <w:pPr>
        <w:pStyle w:val="Heading2"/>
        <w:numPr>
          <w:ilvl w:val="1"/>
          <w:numId w:val="2"/>
        </w:numPr>
        <w:ind w:left="720" w:hanging="570"/>
      </w:pPr>
      <w:bookmarkStart w:name="_Toc209335346" w:id="23"/>
      <w:r>
        <w:t>Interface Details</w:t>
      </w:r>
      <w:bookmarkEnd w:id="23"/>
    </w:p>
    <w:p w:rsidR="000E499A" w:rsidP="07CC5FDB" w:rsidRDefault="005013D4" w14:paraId="0C8C89D1" w14:textId="77777777">
      <w:pPr>
        <w:pBdr>
          <w:top w:val="nil"/>
          <w:left w:val="nil"/>
          <w:bottom w:val="nil"/>
          <w:right w:val="nil"/>
          <w:between w:val="nil"/>
        </w:pBdr>
        <w:spacing w:after="120"/>
        <w:rPr>
          <w:rFonts w:ascii="Roboto" w:hAnsi="Roboto" w:eastAsia="Roboto" w:cs="Roboto"/>
          <w:i/>
          <w:iCs/>
          <w:color w:val="000000"/>
          <w:lang w:val="en-US"/>
        </w:rPr>
      </w:pPr>
      <w:r w:rsidRPr="07CC5FDB">
        <w:rPr>
          <w:rFonts w:ascii="Roboto" w:hAnsi="Roboto" w:eastAsia="Roboto" w:cs="Roboto"/>
          <w:i/>
          <w:iCs/>
          <w:color w:val="000000" w:themeColor="text1"/>
          <w:lang w:val="en-US"/>
        </w:rPr>
        <w:t>This section provides information relevant to the identified interface being requested via this functional specification.  This section captures both SAP &amp; Legacy system requirements.</w:t>
      </w:r>
    </w:p>
    <w:p w:rsidR="000E499A" w:rsidRDefault="6A94A047" w14:paraId="79D45D0C" w14:textId="77777777">
      <w:pPr>
        <w:pStyle w:val="Heading3"/>
        <w:numPr>
          <w:ilvl w:val="2"/>
          <w:numId w:val="2"/>
        </w:numPr>
        <w:rPr>
          <w:rFonts w:ascii="Roboto" w:hAnsi="Roboto" w:eastAsia="Roboto" w:cs="Roboto"/>
        </w:rPr>
      </w:pPr>
      <w:bookmarkStart w:name="_Toc209335347" w:id="24"/>
      <w:r w:rsidRPr="1BEDE2CE">
        <w:rPr>
          <w:rFonts w:ascii="Roboto" w:hAnsi="Roboto" w:eastAsia="Roboto" w:cs="Roboto"/>
        </w:rPr>
        <w:t>Mapping and Transformation</w:t>
      </w:r>
      <w:bookmarkEnd w:id="24"/>
    </w:p>
    <w:p w:rsidR="000E499A" w:rsidP="07CC5FDB" w:rsidRDefault="005013D4" w14:paraId="1D66FA17" w14:textId="77777777">
      <w:pPr>
        <w:pBdr>
          <w:top w:val="nil"/>
          <w:left w:val="nil"/>
          <w:bottom w:val="nil"/>
          <w:right w:val="nil"/>
          <w:between w:val="nil"/>
        </w:pBdr>
        <w:spacing w:after="120"/>
        <w:ind w:left="720"/>
        <w:rPr>
          <w:rFonts w:ascii="Roboto" w:hAnsi="Roboto" w:eastAsia="Roboto" w:cs="Roboto"/>
          <w:i/>
          <w:iCs/>
          <w:color w:val="000000"/>
          <w:lang w:val="en-US"/>
        </w:rPr>
      </w:pPr>
      <w:r w:rsidRPr="07CC5FDB">
        <w:rPr>
          <w:rFonts w:ascii="Roboto" w:hAnsi="Roboto" w:eastAsia="Roboto" w:cs="Roboto"/>
          <w:i/>
          <w:iCs/>
          <w:color w:val="000000" w:themeColor="text1"/>
          <w:lang w:val="en-US"/>
        </w:rPr>
        <w:t>Update the below embedded attachment with source data structure, target data structure, and mapping and translation rules.</w:t>
      </w:r>
    </w:p>
    <w:bookmarkStart w:name="_heading=h.9dh67yxd3wim" w:colFirst="0" w:colLast="0" w:id="25"/>
    <w:bookmarkEnd w:id="25"/>
    <w:p w:rsidR="000E499A" w:rsidP="4FD0E140" w:rsidRDefault="008C6699" w14:paraId="30D7AA69" w14:textId="5BB802CB">
      <w:pPr>
        <w:pBdr>
          <w:top w:val="nil"/>
          <w:left w:val="nil"/>
          <w:bottom w:val="nil"/>
          <w:right w:val="nil"/>
          <w:between w:val="nil"/>
        </w:pBdr>
        <w:spacing w:after="120"/>
        <w:ind w:left="720"/>
        <w:rPr>
          <w:rFonts w:ascii="Roboto" w:hAnsi="Roboto" w:eastAsia="Roboto" w:cs="Roboto"/>
          <w:color w:val="000000"/>
        </w:rPr>
      </w:pPr>
      <w:r>
        <w:rPr>
          <w:rFonts w:ascii="Roboto" w:hAnsi="Roboto" w:eastAsia="Roboto" w:cs="Roboto"/>
          <w:color w:val="000000"/>
        </w:rPr>
        <w:fldChar w:fldCharType="begin"/>
      </w:r>
      <w:r>
        <w:rPr>
          <w:rFonts w:ascii="Roboto" w:hAnsi="Roboto" w:eastAsia="Roboto" w:cs="Roboto"/>
          <w:color w:val="000000"/>
        </w:rPr>
        <w:instrText>HYPERLINK "https://solvaysa.sharepoint.com/:x:/r/sites/12767-ERPTransformationProgram-ECo/MigrationData/13540%20-%20SPARK/2%20-%20Workstreams/06%20-%20Plan%20to%20Produce/03%20-%20Build%20Phase/3.%20GAPs-%20Development/1.%20Functional%20Specification%20Document/7.4%20Monitor%20Quality%20Control%20of%20finished%20products,%20semifinished%20and%20raw%20materials/LIMS%20Interface/SPARK_FS_P2P_GAP21517_LIMS%20Integration_Inspection%20Lot%20SAP%20to%20LIMS%20-%20Outbound%20Fields%20%26%20Mapping%20Sheet.xlsx?d=w0c71f10342ce49ab81da84cd6a2b875c&amp;csf=1&amp;web=1"</w:instrText>
      </w:r>
      <w:r>
        <w:rPr>
          <w:rFonts w:ascii="Roboto" w:hAnsi="Roboto" w:eastAsia="Roboto" w:cs="Roboto"/>
          <w:color w:val="000000"/>
        </w:rPr>
      </w:r>
      <w:r>
        <w:rPr>
          <w:rFonts w:ascii="Roboto" w:hAnsi="Roboto" w:eastAsia="Roboto" w:cs="Roboto"/>
          <w:color w:val="000000"/>
        </w:rPr>
        <w:fldChar w:fldCharType="separate"/>
      </w:r>
      <w:r w:rsidRPr="008C6699">
        <w:rPr>
          <w:rStyle w:val="Hyperlink"/>
          <w:rFonts w:ascii="Roboto" w:hAnsi="Roboto" w:eastAsia="Roboto" w:cs="Roboto"/>
        </w:rPr>
        <w:t>SPARK_FS_P2P_GAP21517_LIMS Integration_Inspection Lot SAP to LIMS - Outbound Fields &amp; Mapping Sheet</w:t>
      </w:r>
      <w:r>
        <w:rPr>
          <w:rFonts w:ascii="Roboto" w:hAnsi="Roboto" w:eastAsia="Roboto" w:cs="Roboto"/>
          <w:color w:val="000000"/>
        </w:rPr>
        <w:fldChar w:fldCharType="end"/>
      </w:r>
    </w:p>
    <w:p w:rsidR="000E499A" w:rsidRDefault="6A94A047" w14:paraId="340CD23F" w14:textId="77777777">
      <w:pPr>
        <w:pStyle w:val="Heading3"/>
        <w:numPr>
          <w:ilvl w:val="2"/>
          <w:numId w:val="2"/>
        </w:numPr>
        <w:rPr>
          <w:rFonts w:ascii="Roboto" w:hAnsi="Roboto" w:eastAsia="Roboto" w:cs="Roboto"/>
        </w:rPr>
      </w:pPr>
      <w:bookmarkStart w:name="_Toc209335348" w:id="26"/>
      <w:r w:rsidRPr="1BEDE2CE">
        <w:rPr>
          <w:rFonts w:ascii="Roboto" w:hAnsi="Roboto" w:eastAsia="Roboto" w:cs="Roboto"/>
        </w:rPr>
        <w:t>Proposed Message Type /API</w:t>
      </w:r>
      <w:bookmarkEnd w:id="26"/>
    </w:p>
    <w:p w:rsidR="000E499A" w:rsidP="00CE2FCF" w:rsidRDefault="00CE2FCF" w14:paraId="6AAC0732" w14:textId="6D8353AD">
      <w:pPr>
        <w:pStyle w:val="Bodycopy"/>
        <w:ind w:left="720"/>
        <w:rPr>
          <w:rFonts w:ascii="Roboto" w:hAnsi="Roboto" w:eastAsia="Roboto" w:cs="Roboto"/>
          <w:i/>
        </w:rPr>
      </w:pPr>
      <w:r>
        <w:rPr>
          <w:rFonts w:ascii="Roboto" w:hAnsi="Roboto" w:eastAsia="Roboto" w:cs="Roboto"/>
          <w:i/>
        </w:rPr>
        <w:t xml:space="preserve">API: </w:t>
      </w:r>
      <w:r w:rsidRPr="00CE2FCF">
        <w:rPr>
          <w:rFonts w:ascii="Roboto" w:hAnsi="Roboto" w:eastAsia="Roboto" w:cs="Roboto"/>
          <w:i/>
        </w:rPr>
        <w:t>API_INSPECTIONLOT_SRV</w:t>
      </w:r>
    </w:p>
    <w:p w:rsidRPr="00D311A6" w:rsidR="00BE2F24" w:rsidP="00BE2F24" w:rsidRDefault="00BE2F24" w14:paraId="328DE964" w14:textId="77777777">
      <w:pPr>
        <w:pStyle w:val="Bodycopy"/>
        <w:rPr>
          <w:rFonts w:asciiTheme="minorHAnsi" w:hAnsiTheme="minorHAnsi" w:cstheme="minorHAnsi"/>
          <w:b/>
          <w:bCs/>
          <w:color w:val="auto"/>
          <w:sz w:val="24"/>
          <w:szCs w:val="24"/>
        </w:rPr>
      </w:pPr>
      <w:r w:rsidRPr="006328A7">
        <w:rPr>
          <w:rFonts w:asciiTheme="minorHAnsi" w:hAnsiTheme="minorHAnsi" w:cstheme="minorHAnsi"/>
          <w:b/>
          <w:bCs/>
          <w:color w:val="auto"/>
          <w:sz w:val="24"/>
          <w:szCs w:val="24"/>
        </w:rPr>
        <w:t>https://api.sap.com/api/OP_API_INSPECTIONLOT_SRV_0001/resource/Inspection_Lot_Data</w:t>
      </w:r>
    </w:p>
    <w:p w:rsidR="00D83335" w:rsidP="00CE2FCF" w:rsidRDefault="00D83335" w14:paraId="7CAFB09E" w14:textId="77777777">
      <w:pPr>
        <w:pStyle w:val="Bodycopy"/>
        <w:ind w:left="720"/>
        <w:rPr>
          <w:rFonts w:ascii="Roboto" w:hAnsi="Roboto" w:eastAsia="Roboto" w:cs="Roboto"/>
          <w:i/>
        </w:rPr>
      </w:pPr>
    </w:p>
    <w:p w:rsidR="000E499A" w:rsidRDefault="6A94A047" w14:paraId="581612A5" w14:textId="77777777">
      <w:pPr>
        <w:pStyle w:val="Heading3"/>
        <w:numPr>
          <w:ilvl w:val="2"/>
          <w:numId w:val="2"/>
        </w:numPr>
        <w:rPr>
          <w:rFonts w:ascii="Roboto" w:hAnsi="Roboto" w:eastAsia="Roboto" w:cs="Roboto"/>
        </w:rPr>
      </w:pPr>
      <w:bookmarkStart w:name="_Toc209335349" w:id="27"/>
      <w:r w:rsidRPr="1BEDE2CE">
        <w:rPr>
          <w:rFonts w:ascii="Roboto" w:hAnsi="Roboto" w:eastAsia="Roboto" w:cs="Roboto"/>
        </w:rPr>
        <w:t>4.1.3 Routing Rules</w:t>
      </w:r>
      <w:bookmarkEnd w:id="27"/>
    </w:p>
    <w:p w:rsidR="000E499A" w:rsidP="07CC5FDB" w:rsidRDefault="005013D4" w14:paraId="1CF77578" w14:textId="3E9575A3">
      <w:pPr>
        <w:pBdr>
          <w:top w:val="nil"/>
          <w:left w:val="nil"/>
          <w:bottom w:val="nil"/>
          <w:right w:val="nil"/>
          <w:between w:val="nil"/>
        </w:pBdr>
        <w:spacing w:after="120"/>
        <w:rPr>
          <w:rFonts w:ascii="Roboto" w:hAnsi="Roboto" w:eastAsia="Roboto" w:cs="Roboto"/>
          <w:i/>
          <w:color w:val="000000" w:themeColor="text1"/>
          <w:lang w:val="en-US"/>
        </w:rPr>
      </w:pPr>
      <w:r w:rsidRPr="07CC5FDB">
        <w:rPr>
          <w:rFonts w:ascii="Roboto" w:hAnsi="Roboto" w:eastAsia="Roboto" w:cs="Roboto"/>
          <w:i/>
          <w:iCs/>
          <w:color w:val="000000" w:themeColor="text1"/>
          <w:lang w:val="en-US"/>
        </w:rPr>
        <w:t>Provide key fields and parameters that determine the data split.  If the source files/data need to be routed to different targets, describe the fields that would determine where to route the file/data and how the file/data would be parsed.</w:t>
      </w:r>
    </w:p>
    <w:p w:rsidR="000E499A" w:rsidRDefault="4A42C623" w14:paraId="7196D064" w14:textId="4EB42E69">
      <w:pPr>
        <w:pBdr>
          <w:top w:val="nil"/>
          <w:left w:val="nil"/>
          <w:bottom w:val="nil"/>
          <w:right w:val="nil"/>
          <w:between w:val="nil"/>
        </w:pBdr>
        <w:spacing w:after="120"/>
        <w:rPr>
          <w:rFonts w:ascii="Roboto" w:hAnsi="Roboto" w:eastAsia="Roboto" w:cs="Roboto"/>
          <w:lang w:val="en-US"/>
        </w:rPr>
      </w:pPr>
      <w:r w:rsidRPr="61C0E5DE">
        <w:rPr>
          <w:rFonts w:ascii="Roboto" w:hAnsi="Roboto" w:eastAsia="Roboto" w:cs="Roboto"/>
          <w:lang w:val="en-US"/>
        </w:rPr>
        <w:t>It is not required</w:t>
      </w:r>
    </w:p>
    <w:p w:rsidR="000E499A" w:rsidRDefault="6A94A047" w14:paraId="2244E919" w14:textId="77777777">
      <w:pPr>
        <w:pStyle w:val="Heading3"/>
        <w:numPr>
          <w:ilvl w:val="2"/>
          <w:numId w:val="2"/>
        </w:numPr>
        <w:rPr>
          <w:rFonts w:ascii="Roboto" w:hAnsi="Roboto" w:eastAsia="Roboto" w:cs="Roboto"/>
        </w:rPr>
      </w:pPr>
      <w:bookmarkStart w:name="_Toc209335350" w:id="28"/>
      <w:r w:rsidRPr="1BEDE2CE">
        <w:rPr>
          <w:rFonts w:ascii="Roboto" w:hAnsi="Roboto" w:eastAsia="Roboto" w:cs="Roboto"/>
        </w:rPr>
        <w:t>Reprocessing</w:t>
      </w:r>
      <w:bookmarkEnd w:id="28"/>
    </w:p>
    <w:p w:rsidR="000E499A" w:rsidP="07CC5FDB" w:rsidRDefault="005013D4" w14:paraId="3837A2A6" w14:textId="77777777">
      <w:pPr>
        <w:pBdr>
          <w:top w:val="nil"/>
          <w:left w:val="nil"/>
          <w:bottom w:val="nil"/>
          <w:right w:val="nil"/>
          <w:between w:val="nil"/>
        </w:pBdr>
        <w:spacing w:after="120"/>
        <w:rPr>
          <w:rFonts w:ascii="Roboto" w:hAnsi="Roboto" w:eastAsia="Roboto" w:cs="Roboto"/>
          <w:i/>
          <w:iCs/>
          <w:color w:val="000000"/>
          <w:lang w:val="en-US"/>
        </w:rPr>
      </w:pPr>
      <w:r w:rsidRPr="07CC5FDB">
        <w:rPr>
          <w:rFonts w:ascii="Roboto" w:hAnsi="Roboto" w:eastAsia="Roboto" w:cs="Roboto"/>
          <w:i/>
          <w:iCs/>
          <w:color w:val="000000" w:themeColor="text1"/>
          <w:lang w:val="en-US"/>
        </w:rPr>
        <w:t>Refers to the process of resubmitting messages or integration payloads that have previously failed during processing within an integration flow (iFlow). This function is essential for ensuring reliable data transfer and integration between systems, especially when temporary errors or issues prevent successful message delivery on the first attempt.</w:t>
      </w:r>
    </w:p>
    <w:p w:rsidR="000E499A" w:rsidP="61C0E5DE" w:rsidRDefault="10578A37" w14:paraId="4DBD8DF7" w14:textId="4EB42E69">
      <w:pPr>
        <w:pBdr>
          <w:top w:val="nil"/>
          <w:left w:val="nil"/>
          <w:bottom w:val="nil"/>
          <w:right w:val="nil"/>
          <w:between w:val="nil"/>
        </w:pBdr>
        <w:spacing w:after="120"/>
        <w:rPr>
          <w:rFonts w:ascii="Roboto" w:hAnsi="Roboto" w:eastAsia="Roboto" w:cs="Roboto"/>
          <w:lang w:val="en-US"/>
        </w:rPr>
      </w:pPr>
      <w:r w:rsidRPr="61C0E5DE">
        <w:rPr>
          <w:rFonts w:ascii="Roboto" w:hAnsi="Roboto" w:eastAsia="Roboto" w:cs="Roboto"/>
          <w:lang w:val="en-US"/>
        </w:rPr>
        <w:t>It is not required</w:t>
      </w:r>
    </w:p>
    <w:p w:rsidR="000E499A" w:rsidRDefault="000E499A" w14:paraId="34FF1C98" w14:textId="26352480">
      <w:pPr>
        <w:pBdr>
          <w:top w:val="nil"/>
          <w:left w:val="nil"/>
          <w:bottom w:val="nil"/>
          <w:right w:val="nil"/>
          <w:between w:val="nil"/>
        </w:pBdr>
        <w:spacing w:after="120"/>
        <w:rPr>
          <w:color w:val="000000"/>
        </w:rPr>
      </w:pPr>
    </w:p>
    <w:p w:rsidR="000E499A" w:rsidRDefault="000E499A" w14:paraId="6D072C0D" w14:textId="77777777">
      <w:pPr>
        <w:pBdr>
          <w:top w:val="nil"/>
          <w:left w:val="nil"/>
          <w:bottom w:val="nil"/>
          <w:right w:val="nil"/>
          <w:between w:val="nil"/>
        </w:pBdr>
        <w:spacing w:after="120"/>
        <w:rPr>
          <w:color w:val="000000"/>
        </w:rPr>
      </w:pPr>
    </w:p>
    <w:p w:rsidR="000E499A" w:rsidRDefault="000E499A" w14:paraId="48A21919" w14:textId="77777777">
      <w:pPr>
        <w:pBdr>
          <w:top w:val="nil"/>
          <w:left w:val="nil"/>
          <w:bottom w:val="nil"/>
          <w:right w:val="nil"/>
          <w:between w:val="nil"/>
        </w:pBdr>
        <w:spacing w:after="120"/>
        <w:rPr>
          <w:rFonts w:ascii="Roboto" w:hAnsi="Roboto" w:eastAsia="Roboto" w:cs="Roboto"/>
          <w:i/>
          <w:color w:val="000000"/>
        </w:rPr>
      </w:pPr>
    </w:p>
    <w:p w:rsidR="000E499A" w:rsidRDefault="005013D4" w14:paraId="0A6959E7" w14:textId="77777777">
      <w:pPr>
        <w:rPr>
          <w:rFonts w:ascii="Roboto" w:hAnsi="Roboto" w:eastAsia="Roboto" w:cs="Roboto"/>
        </w:rPr>
      </w:pPr>
      <w:r>
        <w:rPr>
          <w:rFonts w:ascii="Roboto" w:hAnsi="Roboto" w:eastAsia="Roboto" w:cs="Roboto"/>
          <w:i/>
        </w:rPr>
        <w:t xml:space="preserve"> </w:t>
      </w:r>
    </w:p>
    <w:p w:rsidR="000E499A" w:rsidRDefault="6A94A047" w14:paraId="5E31D738" w14:textId="77777777">
      <w:pPr>
        <w:pStyle w:val="Heading1"/>
        <w:numPr>
          <w:ilvl w:val="0"/>
          <w:numId w:val="2"/>
        </w:numPr>
      </w:pPr>
      <w:bookmarkStart w:name="_Toc209335351" w:id="29"/>
      <w:r>
        <w:t>Security and Controls</w:t>
      </w:r>
      <w:bookmarkEnd w:id="29"/>
    </w:p>
    <w:p w:rsidR="000E499A" w:rsidRDefault="6A94A047" w14:paraId="5B7EC1E2" w14:textId="77777777">
      <w:pPr>
        <w:pStyle w:val="Heading2"/>
        <w:numPr>
          <w:ilvl w:val="1"/>
          <w:numId w:val="2"/>
        </w:numPr>
        <w:ind w:left="720" w:hanging="570"/>
      </w:pPr>
      <w:bookmarkStart w:name="_Toc209335352" w:id="30"/>
      <w:r>
        <w:t>Security Requirements</w:t>
      </w:r>
      <w:bookmarkEnd w:id="30"/>
    </w:p>
    <w:p w:rsidR="000E499A" w:rsidP="07CC5FDB" w:rsidRDefault="005013D4" w14:paraId="6BDEFA99" w14:textId="77777777">
      <w:pPr>
        <w:pBdr>
          <w:top w:val="nil"/>
          <w:left w:val="nil"/>
          <w:bottom w:val="nil"/>
          <w:right w:val="nil"/>
          <w:between w:val="nil"/>
        </w:pBdr>
        <w:rPr>
          <w:rFonts w:ascii="Roboto" w:hAnsi="Roboto" w:eastAsia="Roboto" w:cs="Roboto"/>
          <w:i/>
          <w:iCs/>
          <w:color w:val="000000"/>
          <w:lang w:val="en-US"/>
        </w:rPr>
      </w:pPr>
      <w:r w:rsidRPr="07CC5FDB">
        <w:rPr>
          <w:rFonts w:ascii="Roboto" w:hAnsi="Roboto" w:eastAsia="Roboto" w:cs="Roboto"/>
          <w:i/>
          <w:iCs/>
          <w:color w:val="000000" w:themeColor="text1"/>
          <w:lang w:val="en-US"/>
        </w:rPr>
        <w:t xml:space="preserve">Describe any security requirements that need to be put in place as a result of using this development object. This could include security access to affected transactions or new transactions that may result from this development. </w:t>
      </w:r>
    </w:p>
    <w:p w:rsidR="000E499A" w:rsidRDefault="000E499A" w14:paraId="6BD18F9B" w14:textId="77777777">
      <w:pPr>
        <w:pBdr>
          <w:top w:val="nil"/>
          <w:left w:val="nil"/>
          <w:bottom w:val="nil"/>
          <w:right w:val="nil"/>
          <w:between w:val="nil"/>
        </w:pBdr>
        <w:rPr>
          <w:rFonts w:ascii="Roboto" w:hAnsi="Roboto" w:eastAsia="Roboto" w:cs="Roboto"/>
          <w:i/>
          <w:color w:val="000000"/>
        </w:rPr>
      </w:pPr>
    </w:p>
    <w:p w:rsidR="000E499A" w:rsidP="3C2CD629" w:rsidRDefault="005013D4" w14:paraId="211E4011" w14:textId="77777777">
      <w:pPr>
        <w:pBdr>
          <w:top w:val="nil"/>
          <w:left w:val="nil"/>
          <w:bottom w:val="nil"/>
          <w:right w:val="nil"/>
          <w:between w:val="nil"/>
        </w:pBdr>
        <w:rPr>
          <w:rFonts w:ascii="Roboto" w:hAnsi="Roboto" w:eastAsia="Roboto" w:cs="Roboto"/>
          <w:i/>
          <w:iCs/>
          <w:color w:val="000000"/>
          <w:lang w:val="en-US"/>
        </w:rPr>
      </w:pPr>
      <w:r w:rsidRPr="3C2CD629">
        <w:rPr>
          <w:rFonts w:ascii="Roboto" w:hAnsi="Roboto" w:eastAsia="Roboto" w:cs="Roboto"/>
          <w:i/>
          <w:iCs/>
          <w:color w:val="000000" w:themeColor="text1"/>
          <w:lang w:val="en-US"/>
        </w:rPr>
        <w:t>For example - this section should answer the question “</w:t>
      </w:r>
      <w:r w:rsidRPr="3C2CD629">
        <w:rPr>
          <w:rFonts w:ascii="Roboto" w:hAnsi="Roboto" w:eastAsia="Roboto" w:cs="Roboto"/>
          <w:b/>
          <w:bCs/>
          <w:i/>
          <w:iCs/>
          <w:color w:val="000000" w:themeColor="text1"/>
          <w:lang w:val="en-US"/>
        </w:rPr>
        <w:t xml:space="preserve">Are there </w:t>
      </w:r>
      <w:sdt>
        <w:sdtPr>
          <w:tag w:val="goog_rdk_35"/>
          <w:id w:val="821940460"/>
        </w:sdtPr>
        <w:sdtContent>
          <w:r w:rsidRPr="3C2CD629">
            <w:rPr>
              <w:rFonts w:ascii="Roboto" w:hAnsi="Roboto" w:eastAsia="Roboto" w:cs="Roboto"/>
              <w:b/>
              <w:bCs/>
              <w:i/>
              <w:iCs/>
              <w:strike/>
              <w:color w:val="000000" w:themeColor="text1"/>
              <w:lang w:val="en-US"/>
            </w:rPr>
            <w:t xml:space="preserve">SOX </w:t>
          </w:r>
        </w:sdtContent>
      </w:sdt>
      <w:sdt>
        <w:sdtPr>
          <w:tag w:val="goog_rdk_36"/>
          <w:id w:val="692552005"/>
        </w:sdtPr>
        <w:sdtContent>
          <w:sdt>
            <w:sdtPr>
              <w:tag w:val="goog_rdk_37"/>
              <w:id w:val="-601691123"/>
            </w:sdtPr>
            <w:sdtContent>
              <w:r w:rsidRPr="3C2CD629">
                <w:rPr>
                  <w:rFonts w:ascii="Roboto" w:hAnsi="Roboto" w:eastAsia="Roboto" w:cs="Roboto"/>
                  <w:b/>
                  <w:bCs/>
                  <w:i/>
                  <w:iCs/>
                  <w:strike/>
                  <w:color w:val="000000" w:themeColor="text1"/>
                  <w:lang w:val="en-US"/>
                </w:rPr>
                <w:t xml:space="preserve"> </w:t>
              </w:r>
            </w:sdtContent>
          </w:sdt>
          <w:sdt>
            <w:sdtPr>
              <w:tag w:val="goog_rdk_38"/>
              <w:id w:val="1624858742"/>
            </w:sdtPr>
            <w:sdtContent>
              <w:r w:rsidRPr="3C2CD629">
                <w:rPr>
                  <w:rFonts w:ascii="Roboto" w:hAnsi="Roboto" w:eastAsia="Roboto" w:cs="Roboto"/>
                  <w:b/>
                  <w:bCs/>
                  <w:i/>
                  <w:iCs/>
                  <w:color w:val="000000" w:themeColor="text1"/>
                  <w:lang w:val="en-US"/>
                </w:rPr>
                <w:t xml:space="preserve">specific </w:t>
              </w:r>
            </w:sdtContent>
          </w:sdt>
        </w:sdtContent>
      </w:sdt>
      <w:r w:rsidRPr="3C2CD629">
        <w:rPr>
          <w:rFonts w:ascii="Roboto" w:hAnsi="Roboto" w:eastAsia="Roboto" w:cs="Roboto"/>
          <w:b/>
          <w:bCs/>
          <w:i/>
          <w:iCs/>
          <w:color w:val="000000" w:themeColor="text1"/>
          <w:lang w:val="en-US"/>
        </w:rPr>
        <w:t>compliance requirements</w:t>
      </w:r>
      <w:r w:rsidRPr="3C2CD629">
        <w:rPr>
          <w:rFonts w:ascii="Roboto" w:hAnsi="Roboto" w:eastAsia="Roboto" w:cs="Roboto"/>
          <w:i/>
          <w:iCs/>
          <w:color w:val="000000" w:themeColor="text1"/>
          <w:lang w:val="en-US"/>
        </w:rPr>
        <w:t xml:space="preserve">?” </w:t>
      </w:r>
    </w:p>
    <w:p w:rsidR="000E499A" w:rsidRDefault="005013D4" w14:paraId="08153605" w14:textId="77777777">
      <w:pPr>
        <w:numPr>
          <w:ilvl w:val="0"/>
          <w:numId w:val="12"/>
        </w:numPr>
        <w:pBdr>
          <w:top w:val="nil"/>
          <w:left w:val="nil"/>
          <w:bottom w:val="nil"/>
          <w:right w:val="nil"/>
          <w:between w:val="nil"/>
        </w:pBdr>
        <w:rPr>
          <w:rFonts w:ascii="Roboto" w:hAnsi="Roboto" w:eastAsia="Roboto" w:cs="Roboto"/>
          <w:i/>
          <w:color w:val="000000"/>
        </w:rPr>
      </w:pPr>
      <w:r>
        <w:rPr>
          <w:rFonts w:ascii="Roboto" w:hAnsi="Roboto" w:eastAsia="Roboto" w:cs="Roboto"/>
          <w:i/>
          <w:color w:val="000000"/>
        </w:rPr>
        <w:t xml:space="preserve">Created files should be stored in a secured directory which is not modifiable by users (only system IDs) </w:t>
      </w:r>
    </w:p>
    <w:p w:rsidR="000E499A" w:rsidRDefault="005013D4" w14:paraId="0D3BF152" w14:textId="77777777">
      <w:pPr>
        <w:numPr>
          <w:ilvl w:val="0"/>
          <w:numId w:val="12"/>
        </w:numPr>
        <w:pBdr>
          <w:top w:val="nil"/>
          <w:left w:val="nil"/>
          <w:bottom w:val="nil"/>
          <w:right w:val="nil"/>
          <w:between w:val="nil"/>
        </w:pBdr>
        <w:rPr>
          <w:rFonts w:ascii="Roboto" w:hAnsi="Roboto" w:eastAsia="Roboto" w:cs="Roboto"/>
          <w:i/>
          <w:iCs/>
          <w:color w:val="000000"/>
          <w:lang w:val="en-US"/>
        </w:rPr>
      </w:pPr>
      <w:r w:rsidRPr="3C2CD629">
        <w:rPr>
          <w:rFonts w:ascii="Roboto" w:hAnsi="Roboto" w:eastAsia="Roboto" w:cs="Roboto"/>
          <w:i/>
          <w:iCs/>
          <w:color w:val="000000" w:themeColor="text1"/>
          <w:lang w:val="en-US"/>
        </w:rPr>
        <w:t>Also define any PII</w:t>
      </w:r>
      <w:sdt>
        <w:sdtPr>
          <w:tag w:val="goog_rdk_39"/>
          <w:id w:val="1302003180"/>
        </w:sdtPr>
        <w:sdtContent>
          <w:r w:rsidRPr="3C2CD629">
            <w:rPr>
              <w:rFonts w:ascii="Roboto" w:hAnsi="Roboto" w:eastAsia="Roboto" w:cs="Roboto"/>
              <w:i/>
              <w:iCs/>
              <w:color w:val="000000" w:themeColor="text1"/>
              <w:lang w:val="en-US"/>
            </w:rPr>
            <w:t xml:space="preserve"> (GDPR, etc) </w:t>
          </w:r>
        </w:sdtContent>
      </w:sdt>
      <w:r w:rsidRPr="3C2CD629">
        <w:rPr>
          <w:rFonts w:ascii="Roboto" w:hAnsi="Roboto" w:eastAsia="Roboto" w:cs="Roboto"/>
          <w:i/>
          <w:iCs/>
          <w:color w:val="000000" w:themeColor="text1"/>
          <w:lang w:val="en-US"/>
        </w:rPr>
        <w:t xml:space="preserve"> / Intellectual Property / </w:t>
      </w:r>
      <w:sdt>
        <w:sdtPr>
          <w:tag w:val="goog_rdk_40"/>
          <w:id w:val="1993128208"/>
        </w:sdtPr>
        <w:sdtContent>
          <w:r w:rsidRPr="3C2CD629">
            <w:rPr>
              <w:rFonts w:ascii="Roboto" w:hAnsi="Roboto" w:eastAsia="Roboto" w:cs="Roboto"/>
              <w:i/>
              <w:iCs/>
              <w:strike/>
              <w:color w:val="000000" w:themeColor="text1"/>
              <w:lang w:val="en-US"/>
            </w:rPr>
            <w:t xml:space="preserve">ITAR / </w:t>
          </w:r>
        </w:sdtContent>
      </w:sdt>
      <w:r w:rsidRPr="3C2CD629">
        <w:rPr>
          <w:rFonts w:ascii="Roboto" w:hAnsi="Roboto" w:eastAsia="Roboto" w:cs="Roboto"/>
          <w:i/>
          <w:iCs/>
          <w:color w:val="000000" w:themeColor="text1"/>
          <w:lang w:val="en-US"/>
        </w:rPr>
        <w:t xml:space="preserve">EAR </w:t>
      </w:r>
      <w:sdt>
        <w:sdtPr>
          <w:tag w:val="goog_rdk_41"/>
          <w:id w:val="-629718881"/>
        </w:sdtPr>
        <w:sdtContent>
          <w:r w:rsidRPr="3C2CD629">
            <w:rPr>
              <w:rFonts w:ascii="Roboto" w:hAnsi="Roboto" w:eastAsia="Roboto" w:cs="Roboto"/>
              <w:i/>
              <w:iCs/>
              <w:color w:val="000000" w:themeColor="text1"/>
              <w:lang w:val="en-US"/>
            </w:rPr>
            <w:t xml:space="preserve">and dual use </w:t>
          </w:r>
        </w:sdtContent>
      </w:sdt>
      <w:r w:rsidRPr="3C2CD629">
        <w:rPr>
          <w:rFonts w:ascii="Roboto" w:hAnsi="Roboto" w:eastAsia="Roboto" w:cs="Roboto"/>
          <w:i/>
          <w:iCs/>
          <w:color w:val="000000" w:themeColor="text1"/>
          <w:lang w:val="en-US"/>
        </w:rPr>
        <w:t>restrictions (if any)</w:t>
      </w:r>
    </w:p>
    <w:p w:rsidR="000E499A" w:rsidRDefault="005013D4" w14:paraId="2A6AE6B0" w14:textId="6FE3DFC9">
      <w:pPr>
        <w:numPr>
          <w:ilvl w:val="0"/>
          <w:numId w:val="12"/>
        </w:numPr>
        <w:pBdr>
          <w:top w:val="nil"/>
          <w:left w:val="nil"/>
          <w:bottom w:val="nil"/>
          <w:right w:val="nil"/>
          <w:between w:val="nil"/>
        </w:pBdr>
        <w:rPr>
          <w:rFonts w:ascii="Roboto" w:hAnsi="Roboto" w:eastAsia="Roboto" w:cs="Roboto"/>
          <w:i/>
          <w:iCs/>
          <w:color w:val="000000"/>
          <w:lang w:val="en-US"/>
        </w:rPr>
      </w:pPr>
      <w:r w:rsidRPr="3C2CD629">
        <w:rPr>
          <w:rFonts w:ascii="Roboto" w:hAnsi="Roboto" w:eastAsia="Roboto" w:cs="Roboto"/>
          <w:i/>
          <w:iCs/>
          <w:color w:val="000000" w:themeColor="text1"/>
          <w:lang w:val="en-US"/>
        </w:rPr>
        <w:t xml:space="preserve">Is the data considered sensitive? If so, how will the data be protected at rest, in </w:t>
      </w:r>
      <w:sdt>
        <w:sdtPr>
          <w:tag w:val="goog_rdk_42"/>
          <w:id w:val="-1639745215"/>
        </w:sdtPr>
        <w:sdtContent>
          <w:sdt>
            <w:sdtPr>
              <w:tag w:val="goog_rdk_43"/>
              <w:id w:val="1223656625"/>
            </w:sdtPr>
            <w:sdtContent>
              <w:r w:rsidRPr="3C2CD629">
                <w:rPr>
                  <w:rFonts w:ascii="Roboto" w:hAnsi="Roboto" w:eastAsia="Roboto" w:cs="Roboto"/>
                  <w:i/>
                  <w:iCs/>
                  <w:lang w:val="en-US"/>
                </w:rPr>
                <w:t xml:space="preserve">transit </w:t>
              </w:r>
            </w:sdtContent>
          </w:sdt>
        </w:sdtContent>
      </w:sdt>
      <w:sdt>
        <w:sdtPr>
          <w:tag w:val="goog_rdk_44"/>
          <w:id w:val="1809864628"/>
        </w:sdtPr>
        <w:sdtContent>
          <w:sdt>
            <w:sdtPr>
              <w:tag w:val="goog_rdk_45"/>
              <w:id w:val="-1820654854"/>
            </w:sdtPr>
            <w:sdtContent/>
          </w:sdt>
        </w:sdtContent>
      </w:sdt>
      <w:r w:rsidRPr="3C2CD629">
        <w:rPr>
          <w:rFonts w:ascii="Roboto" w:hAnsi="Roboto" w:eastAsia="Roboto" w:cs="Roboto"/>
          <w:i/>
          <w:iCs/>
          <w:color w:val="000000" w:themeColor="text1"/>
          <w:lang w:val="en-US"/>
        </w:rPr>
        <w:t xml:space="preserve">, and in use (e.g. encryption, masking, tokenization; use of HTTPS, SFTP)? </w:t>
      </w:r>
    </w:p>
    <w:p w:rsidR="000E499A" w:rsidRDefault="000E499A" w14:paraId="238601FE" w14:textId="77777777">
      <w:pPr>
        <w:pBdr>
          <w:top w:val="nil"/>
          <w:left w:val="nil"/>
          <w:bottom w:val="nil"/>
          <w:right w:val="nil"/>
          <w:between w:val="nil"/>
        </w:pBdr>
        <w:rPr>
          <w:rFonts w:ascii="Roboto" w:hAnsi="Roboto" w:eastAsia="Roboto" w:cs="Roboto"/>
          <w:color w:val="000000"/>
        </w:rPr>
      </w:pPr>
    </w:p>
    <w:p w:rsidR="000E499A" w:rsidRDefault="005013D4" w14:paraId="718161E0" w14:textId="77777777">
      <w:pPr>
        <w:pBdr>
          <w:top w:val="nil"/>
          <w:left w:val="nil"/>
          <w:bottom w:val="nil"/>
          <w:right w:val="nil"/>
          <w:between w:val="nil"/>
        </w:pBdr>
        <w:rPr>
          <w:rFonts w:ascii="Roboto" w:hAnsi="Roboto" w:eastAsia="Roboto" w:cs="Roboto"/>
          <w:b/>
          <w:color w:val="000000"/>
        </w:rPr>
      </w:pPr>
      <w:r>
        <w:rPr>
          <w:rFonts w:ascii="Roboto" w:hAnsi="Roboto" w:eastAsia="Roboto" w:cs="Roboto"/>
          <w:b/>
          <w:color w:val="000000"/>
        </w:rPr>
        <w:t>High-level security requirements</w:t>
      </w:r>
      <w:r>
        <w:rPr>
          <w:rFonts w:ascii="Roboto" w:hAnsi="Roboto" w:eastAsia="Roboto" w:cs="Roboto"/>
          <w:b/>
          <w:color w:val="000000"/>
        </w:rPr>
        <w:br/>
      </w:r>
    </w:p>
    <w:p w:rsidR="007E2BC1" w:rsidP="007E2BC1" w:rsidRDefault="007E2BC1" w14:paraId="7ABCEE48" w14:textId="77777777">
      <w:pPr>
        <w:pStyle w:val="ListParagraph"/>
        <w:numPr>
          <w:ilvl w:val="0"/>
          <w:numId w:val="21"/>
        </w:numPr>
        <w:rPr>
          <w:lang w:val="en-US"/>
        </w:rPr>
      </w:pPr>
      <w:r w:rsidRPr="1F179AD7">
        <w:rPr>
          <w:lang w:val="en-US"/>
        </w:rPr>
        <w:t>OAuth 2.0 authentication required</w:t>
      </w:r>
    </w:p>
    <w:p w:rsidR="007E2BC1" w:rsidP="007E2BC1" w:rsidRDefault="007E2BC1" w14:paraId="3D0E2C5A" w14:textId="77777777">
      <w:pPr>
        <w:pStyle w:val="ListParagraph"/>
        <w:numPr>
          <w:ilvl w:val="0"/>
          <w:numId w:val="21"/>
        </w:numPr>
      </w:pPr>
      <w:r>
        <w:t>SSL/TLS encryption mandatory</w:t>
      </w:r>
    </w:p>
    <w:p w:rsidR="007E2BC1" w:rsidP="007E2BC1" w:rsidRDefault="007E2BC1" w14:paraId="63C85D9F" w14:textId="77777777">
      <w:pPr>
        <w:pStyle w:val="ListParagraph"/>
        <w:numPr>
          <w:ilvl w:val="0"/>
          <w:numId w:val="21"/>
        </w:numPr>
      </w:pPr>
      <w:r>
        <w:t>Service user with S_INSP_LOT authorization object</w:t>
      </w:r>
    </w:p>
    <w:p w:rsidR="007E2BC1" w:rsidP="007E2BC1" w:rsidRDefault="007E2BC1" w14:paraId="18BC904E" w14:textId="77777777">
      <w:pPr>
        <w:pStyle w:val="ListParagraph"/>
        <w:numPr>
          <w:ilvl w:val="0"/>
          <w:numId w:val="21"/>
        </w:numPr>
      </w:pPr>
      <w:r>
        <w:t>Activity 03 (Display) for read operations</w:t>
      </w:r>
    </w:p>
    <w:p w:rsidR="007E2BC1" w:rsidP="007E2BC1" w:rsidRDefault="007E2BC1" w14:paraId="14F8B743" w14:textId="77777777">
      <w:pPr>
        <w:pStyle w:val="ListParagraph"/>
        <w:numPr>
          <w:ilvl w:val="0"/>
          <w:numId w:val="21"/>
        </w:numPr>
      </w:pPr>
      <w:r>
        <w:t>Activity 02 (Change) for update operations</w:t>
      </w:r>
    </w:p>
    <w:p w:rsidR="007E2BC1" w:rsidRDefault="007E2BC1" w14:paraId="4F79479B" w14:textId="77777777">
      <w:pPr>
        <w:pBdr>
          <w:top w:val="nil"/>
          <w:left w:val="nil"/>
          <w:bottom w:val="nil"/>
          <w:right w:val="nil"/>
          <w:between w:val="nil"/>
        </w:pBdr>
        <w:rPr>
          <w:rFonts w:ascii="Roboto" w:hAnsi="Roboto" w:eastAsia="Roboto" w:cs="Roboto"/>
          <w:b/>
          <w:color w:val="000000"/>
        </w:rPr>
      </w:pPr>
    </w:p>
    <w:tbl>
      <w:tblPr>
        <w:tblStyle w:val="a6"/>
        <w:tblpPr w:leftFromText="180" w:rightFromText="180" w:vertAnchor="text" w:tblpX="4" w:tblpY="346"/>
        <w:tblW w:w="93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840"/>
        <w:gridCol w:w="6540"/>
        <w:gridCol w:w="1971"/>
      </w:tblGrid>
      <w:tr w:rsidR="000E499A" w:rsidTr="1112E102" w14:paraId="28703270" w14:textId="77777777">
        <w:trPr>
          <w:trHeight w:val="179"/>
        </w:trPr>
        <w:tc>
          <w:tcPr>
            <w:tcW w:w="840" w:type="dxa"/>
            <w:shd w:val="clear" w:color="auto" w:fill="17365D" w:themeFill="text2" w:themeFillShade="BF"/>
            <w:tcMar/>
          </w:tcPr>
          <w:p w:rsidR="000E499A" w:rsidP="1BA71EB1" w:rsidRDefault="351E423D" w14:paraId="3E483571" w14:textId="77777777">
            <w:pPr>
              <w:pBdr>
                <w:top w:val="nil"/>
                <w:left w:val="nil"/>
                <w:bottom w:val="nil"/>
                <w:right w:val="nil"/>
                <w:between w:val="nil"/>
              </w:pBdr>
              <w:rPr>
                <w:rFonts w:ascii="Roboto" w:hAnsi="Roboto" w:eastAsia="Roboto" w:cs="Roboto"/>
                <w:color w:val="FFFFFF" w:themeColor="background1"/>
                <w:sz w:val="18"/>
                <w:szCs w:val="18"/>
              </w:rPr>
            </w:pPr>
            <w:r w:rsidRPr="1BA71EB1">
              <w:rPr>
                <w:rFonts w:ascii="Roboto" w:hAnsi="Roboto" w:eastAsia="Roboto" w:cs="Roboto"/>
                <w:b/>
                <w:bCs/>
                <w:color w:val="FFFFFF" w:themeColor="background1"/>
                <w:sz w:val="18"/>
                <w:szCs w:val="18"/>
              </w:rPr>
              <w:t xml:space="preserve">Seq. </w:t>
            </w:r>
          </w:p>
        </w:tc>
        <w:tc>
          <w:tcPr>
            <w:tcW w:w="6540" w:type="dxa"/>
            <w:shd w:val="clear" w:color="auto" w:fill="17365D" w:themeFill="text2" w:themeFillShade="BF"/>
            <w:tcMar/>
          </w:tcPr>
          <w:p w:rsidR="000E499A" w:rsidP="1BA71EB1" w:rsidRDefault="351E423D" w14:paraId="76C5C163" w14:textId="77777777">
            <w:pPr>
              <w:pBdr>
                <w:top w:val="nil"/>
                <w:left w:val="nil"/>
                <w:bottom w:val="nil"/>
                <w:right w:val="nil"/>
                <w:between w:val="nil"/>
              </w:pBdr>
              <w:rPr>
                <w:rFonts w:ascii="Roboto" w:hAnsi="Roboto" w:eastAsia="Roboto" w:cs="Roboto"/>
                <w:color w:val="FFFFFF" w:themeColor="background1"/>
                <w:sz w:val="18"/>
                <w:szCs w:val="18"/>
              </w:rPr>
            </w:pPr>
            <w:r w:rsidRPr="1BA71EB1">
              <w:rPr>
                <w:rFonts w:ascii="Roboto" w:hAnsi="Roboto" w:eastAsia="Roboto" w:cs="Roboto"/>
                <w:b/>
                <w:bCs/>
                <w:color w:val="FFFFFF" w:themeColor="background1"/>
                <w:sz w:val="18"/>
                <w:szCs w:val="18"/>
              </w:rPr>
              <w:t xml:space="preserve">Security Questionnaire </w:t>
            </w:r>
          </w:p>
        </w:tc>
        <w:tc>
          <w:tcPr>
            <w:tcW w:w="1971" w:type="dxa"/>
            <w:shd w:val="clear" w:color="auto" w:fill="17365D" w:themeFill="text2" w:themeFillShade="BF"/>
            <w:tcMar/>
          </w:tcPr>
          <w:p w:rsidR="000E499A" w:rsidP="1BA71EB1" w:rsidRDefault="351E423D" w14:paraId="7CFD49C8" w14:textId="77777777">
            <w:pPr>
              <w:pBdr>
                <w:top w:val="nil"/>
                <w:left w:val="nil"/>
                <w:bottom w:val="nil"/>
                <w:right w:val="nil"/>
                <w:between w:val="nil"/>
              </w:pBdr>
              <w:rPr>
                <w:rFonts w:ascii="Roboto" w:hAnsi="Roboto" w:eastAsia="Roboto" w:cs="Roboto"/>
                <w:b/>
                <w:bCs/>
                <w:color w:val="FFFFFF" w:themeColor="background1"/>
                <w:sz w:val="18"/>
                <w:szCs w:val="18"/>
              </w:rPr>
            </w:pPr>
            <w:r w:rsidRPr="1BA71EB1">
              <w:rPr>
                <w:rFonts w:ascii="Roboto" w:hAnsi="Roboto" w:eastAsia="Roboto" w:cs="Roboto"/>
                <w:b/>
                <w:bCs/>
                <w:color w:val="FFFFFF" w:themeColor="background1"/>
                <w:sz w:val="18"/>
                <w:szCs w:val="18"/>
              </w:rPr>
              <w:t>Yes/No/NA/Details</w:t>
            </w:r>
          </w:p>
        </w:tc>
      </w:tr>
      <w:tr w:rsidR="000E499A" w:rsidTr="1112E102" w14:paraId="41342017" w14:textId="77777777">
        <w:trPr>
          <w:trHeight w:val="121"/>
        </w:trPr>
        <w:tc>
          <w:tcPr>
            <w:tcW w:w="840" w:type="dxa"/>
            <w:tcMar/>
          </w:tcPr>
          <w:p w:rsidR="000E499A" w:rsidRDefault="005013D4" w14:paraId="0605B8A2"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1 </w:t>
            </w:r>
          </w:p>
        </w:tc>
        <w:tc>
          <w:tcPr>
            <w:tcW w:w="6540" w:type="dxa"/>
            <w:tcMar/>
          </w:tcPr>
          <w:p w:rsidR="000E499A" w:rsidP="4FD0E140" w:rsidRDefault="005013D4" w14:paraId="1434589D" w14:textId="77777777">
            <w:pPr>
              <w:pBdr>
                <w:top w:val="nil"/>
                <w:left w:val="nil"/>
                <w:bottom w:val="nil"/>
                <w:right w:val="nil"/>
                <w:between w:val="nil"/>
              </w:pBdr>
              <w:rPr>
                <w:rFonts w:ascii="Roboto" w:hAnsi="Roboto" w:eastAsia="Roboto" w:cs="Roboto"/>
                <w:color w:val="000000"/>
                <w:lang w:val="en-US"/>
              </w:rPr>
            </w:pPr>
            <w:r w:rsidRPr="4FD0E140">
              <w:rPr>
                <w:rFonts w:ascii="Roboto" w:hAnsi="Roboto" w:eastAsia="Roboto" w:cs="Roboto"/>
                <w:color w:val="000000" w:themeColor="text1"/>
                <w:lang w:val="en-US"/>
              </w:rPr>
              <w:t xml:space="preserve">Is this an interface for Batch job or Business user? </w:t>
            </w:r>
          </w:p>
        </w:tc>
        <w:tc>
          <w:tcPr>
            <w:tcW w:w="1971" w:type="dxa"/>
            <w:tcMar/>
          </w:tcPr>
          <w:p w:rsidR="000E499A" w:rsidRDefault="11CB8133" w14:paraId="0F3CABC7" w14:textId="47E1103B">
            <w:pPr>
              <w:pBdr>
                <w:top w:val="nil"/>
                <w:left w:val="nil"/>
                <w:bottom w:val="nil"/>
                <w:right w:val="nil"/>
                <w:between w:val="nil"/>
              </w:pBdr>
              <w:rPr>
                <w:rFonts w:ascii="Roboto" w:hAnsi="Roboto" w:eastAsia="Roboto" w:cs="Roboto"/>
              </w:rPr>
            </w:pPr>
            <w:r w:rsidRPr="61C0E5DE">
              <w:rPr>
                <w:rFonts w:ascii="Roboto" w:hAnsi="Roboto" w:eastAsia="Roboto" w:cs="Roboto"/>
                <w:color w:val="000000" w:themeColor="text1"/>
                <w:lang w:val="en-US"/>
              </w:rPr>
              <w:t>Yes - S_I_LIMS</w:t>
            </w:r>
          </w:p>
        </w:tc>
      </w:tr>
      <w:tr w:rsidR="000E499A" w:rsidTr="1112E102" w14:paraId="64276B7D" w14:textId="77777777">
        <w:trPr>
          <w:trHeight w:val="244"/>
        </w:trPr>
        <w:tc>
          <w:tcPr>
            <w:tcW w:w="840" w:type="dxa"/>
            <w:tcMar/>
          </w:tcPr>
          <w:p w:rsidR="000E499A" w:rsidRDefault="005013D4" w14:paraId="6AE6752F"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2 </w:t>
            </w:r>
          </w:p>
        </w:tc>
        <w:tc>
          <w:tcPr>
            <w:tcW w:w="6540" w:type="dxa"/>
            <w:tcMar/>
          </w:tcPr>
          <w:p w:rsidR="000E499A" w:rsidP="3C2CD629" w:rsidRDefault="005013D4" w14:paraId="6DA7D760" w14:textId="0E0C74C8">
            <w:pPr>
              <w:pBdr>
                <w:top w:val="nil"/>
                <w:left w:val="nil"/>
                <w:bottom w:val="nil"/>
                <w:right w:val="nil"/>
                <w:between w:val="nil"/>
              </w:pBdr>
              <w:rPr>
                <w:rFonts w:ascii="Roboto" w:hAnsi="Roboto" w:eastAsia="Roboto" w:cs="Roboto"/>
                <w:color w:val="000000"/>
                <w:lang w:val="en-US"/>
              </w:rPr>
            </w:pPr>
            <w:r w:rsidRPr="3C2CD629">
              <w:rPr>
                <w:rFonts w:ascii="Roboto" w:hAnsi="Roboto" w:eastAsia="Roboto" w:cs="Roboto"/>
                <w:color w:val="000000" w:themeColor="text1"/>
                <w:lang w:val="en-US"/>
              </w:rPr>
              <w:t>Does WRICEF object touch personal/sensitive information</w:t>
            </w:r>
            <w:sdt>
              <w:sdtPr>
                <w:tag w:val="goog_rdk_46"/>
                <w:id w:val="1756851934"/>
              </w:sdtPr>
              <w:sdtContent>
                <w:r w:rsidRPr="3C2CD629">
                  <w:rPr>
                    <w:rFonts w:ascii="Roboto" w:hAnsi="Roboto" w:eastAsia="Roboto" w:cs="Roboto"/>
                    <w:color w:val="000000" w:themeColor="text1"/>
                    <w:lang w:val="en-US"/>
                  </w:rPr>
                  <w:t xml:space="preserve"> (health data, </w:t>
                </w:r>
                <w:sdt>
                  <w:sdtPr>
                    <w:tag w:val="goog_rdk_47"/>
                    <w:id w:val="-451378605"/>
                  </w:sdtPr>
                  <w:sdtContent>
                    <w:r w:rsidRPr="3C2CD629">
                      <w:rPr>
                        <w:rFonts w:ascii="Roboto" w:hAnsi="Roboto" w:eastAsia="Roboto" w:cs="Roboto"/>
                        <w:lang w:val="en-US"/>
                      </w:rPr>
                      <w:t xml:space="preserve">medical data,  biometric data, BOM data …  </w:t>
                    </w:r>
                  </w:sdtContent>
                </w:sdt>
                <w:r w:rsidRPr="3C2CD629">
                  <w:rPr>
                    <w:rFonts w:ascii="Roboto" w:hAnsi="Roboto" w:eastAsia="Roboto" w:cs="Roboto"/>
                    <w:color w:val="000000" w:themeColor="text1"/>
                    <w:lang w:val="en-US"/>
                  </w:rPr>
                  <w:t xml:space="preserve">) </w:t>
                </w:r>
              </w:sdtContent>
            </w:sdt>
            <w:r w:rsidRPr="3C2CD629">
              <w:rPr>
                <w:rFonts w:ascii="Roboto" w:hAnsi="Roboto" w:eastAsia="Roboto" w:cs="Roboto"/>
                <w:color w:val="000000" w:themeColor="text1"/>
                <w:lang w:val="en-US"/>
              </w:rPr>
              <w:t xml:space="preserve"> </w:t>
            </w:r>
            <w:sdt>
              <w:sdtPr>
                <w:tag w:val="goog_rdk_48"/>
                <w:id w:val="-891414723"/>
              </w:sdtPr>
              <w:sdtContent/>
            </w:sdt>
            <w:r w:rsidRPr="3C2CD629">
              <w:rPr>
                <w:rFonts w:ascii="Roboto" w:hAnsi="Roboto" w:eastAsia="Roboto" w:cs="Roboto"/>
                <w:color w:val="000000" w:themeColor="text1"/>
                <w:lang w:val="en-US"/>
              </w:rPr>
              <w:t xml:space="preserve">? </w:t>
            </w:r>
          </w:p>
        </w:tc>
        <w:tc>
          <w:tcPr>
            <w:tcW w:w="1971" w:type="dxa"/>
            <w:tcMar/>
          </w:tcPr>
          <w:p w:rsidR="000E499A" w:rsidRDefault="00754EED" w14:paraId="5B08B5D1" w14:textId="16F53A0B">
            <w:pPr>
              <w:pBdr>
                <w:top w:val="nil"/>
                <w:left w:val="nil"/>
                <w:bottom w:val="nil"/>
                <w:right w:val="nil"/>
                <w:between w:val="nil"/>
              </w:pBdr>
              <w:rPr>
                <w:rFonts w:ascii="Roboto" w:hAnsi="Roboto" w:eastAsia="Roboto" w:cs="Roboto"/>
                <w:color w:val="000000"/>
              </w:rPr>
            </w:pPr>
            <w:r>
              <w:rPr>
                <w:rFonts w:ascii="Roboto" w:hAnsi="Roboto" w:eastAsia="Roboto" w:cs="Roboto"/>
                <w:color w:val="000000"/>
              </w:rPr>
              <w:t>No</w:t>
            </w:r>
          </w:p>
        </w:tc>
      </w:tr>
      <w:tr w:rsidR="000E499A" w:rsidTr="1112E102" w14:paraId="66933D46" w14:textId="77777777">
        <w:trPr>
          <w:trHeight w:val="244"/>
        </w:trPr>
        <w:tc>
          <w:tcPr>
            <w:tcW w:w="840" w:type="dxa"/>
            <w:tcMar/>
          </w:tcPr>
          <w:p w:rsidR="000E499A" w:rsidRDefault="005013D4" w14:paraId="128C26E1"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3 </w:t>
            </w:r>
          </w:p>
        </w:tc>
        <w:tc>
          <w:tcPr>
            <w:tcW w:w="6540" w:type="dxa"/>
            <w:tcMar/>
          </w:tcPr>
          <w:p w:rsidR="000E499A" w:rsidP="07CC5FDB" w:rsidRDefault="005013D4" w14:paraId="42A57C7C" w14:textId="77777777">
            <w:pPr>
              <w:pBdr>
                <w:top w:val="nil"/>
                <w:left w:val="nil"/>
                <w:bottom w:val="nil"/>
                <w:right w:val="nil"/>
                <w:between w:val="nil"/>
              </w:pBdr>
              <w:rPr>
                <w:rFonts w:ascii="Roboto" w:hAnsi="Roboto" w:eastAsia="Roboto" w:cs="Roboto"/>
                <w:color w:val="000000"/>
                <w:lang w:val="en-US"/>
              </w:rPr>
            </w:pPr>
            <w:r w:rsidRPr="07CC5FDB">
              <w:rPr>
                <w:rFonts w:ascii="Roboto" w:hAnsi="Roboto" w:eastAsia="Roboto" w:cs="Roboto"/>
                <w:color w:val="000000" w:themeColor="text1"/>
                <w:lang w:val="en-US"/>
              </w:rPr>
              <w:t xml:space="preserve">Does it </w:t>
            </w:r>
            <w:r w:rsidRPr="07CC5FDB">
              <w:rPr>
                <w:rFonts w:ascii="Roboto" w:hAnsi="Roboto" w:eastAsia="Roboto" w:cs="Roboto"/>
                <w:lang w:val="en-US"/>
              </w:rPr>
              <w:t>require a custom</w:t>
            </w:r>
            <w:r w:rsidRPr="07CC5FDB">
              <w:rPr>
                <w:rFonts w:ascii="Roboto" w:hAnsi="Roboto" w:eastAsia="Roboto" w:cs="Roboto"/>
                <w:color w:val="000000" w:themeColor="text1"/>
                <w:lang w:val="en-US"/>
              </w:rPr>
              <w:t xml:space="preserve"> t-code? If yes, does this provide maintain access, please provide details. </w:t>
            </w:r>
          </w:p>
        </w:tc>
        <w:tc>
          <w:tcPr>
            <w:tcW w:w="1971" w:type="dxa"/>
            <w:tcMar/>
          </w:tcPr>
          <w:p w:rsidR="000E499A" w:rsidRDefault="00754EED" w14:paraId="16DEB4AB" w14:textId="6D2381DF">
            <w:pPr>
              <w:pBdr>
                <w:top w:val="nil"/>
                <w:left w:val="nil"/>
                <w:bottom w:val="nil"/>
                <w:right w:val="nil"/>
                <w:between w:val="nil"/>
              </w:pBdr>
              <w:rPr>
                <w:rFonts w:ascii="Roboto" w:hAnsi="Roboto" w:eastAsia="Roboto" w:cs="Roboto"/>
                <w:color w:val="000000"/>
              </w:rPr>
            </w:pPr>
            <w:r>
              <w:rPr>
                <w:rFonts w:ascii="Roboto" w:hAnsi="Roboto" w:eastAsia="Roboto" w:cs="Roboto"/>
                <w:color w:val="000000"/>
              </w:rPr>
              <w:t>No</w:t>
            </w:r>
          </w:p>
        </w:tc>
      </w:tr>
      <w:tr w:rsidR="000E499A" w:rsidTr="1112E102" w14:paraId="47318CF1" w14:textId="77777777">
        <w:trPr>
          <w:trHeight w:val="121"/>
        </w:trPr>
        <w:tc>
          <w:tcPr>
            <w:tcW w:w="840" w:type="dxa"/>
            <w:tcMar/>
          </w:tcPr>
          <w:p w:rsidR="000E499A" w:rsidRDefault="005013D4" w14:paraId="49C71973"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4 </w:t>
            </w:r>
          </w:p>
        </w:tc>
        <w:tc>
          <w:tcPr>
            <w:tcW w:w="6540" w:type="dxa"/>
            <w:tcMar/>
          </w:tcPr>
          <w:p w:rsidR="000E499A" w:rsidRDefault="005013D4" w14:paraId="7256BFD2"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Does it require a custom authorization object? (Yes/No) </w:t>
            </w:r>
          </w:p>
        </w:tc>
        <w:tc>
          <w:tcPr>
            <w:tcW w:w="1971" w:type="dxa"/>
            <w:tcMar/>
          </w:tcPr>
          <w:p w:rsidR="000E499A" w:rsidRDefault="00754EED" w14:paraId="0AD9C6F4" w14:textId="0202F98F">
            <w:pPr>
              <w:pBdr>
                <w:top w:val="nil"/>
                <w:left w:val="nil"/>
                <w:bottom w:val="nil"/>
                <w:right w:val="nil"/>
                <w:between w:val="nil"/>
              </w:pBdr>
              <w:rPr>
                <w:rFonts w:ascii="Roboto" w:hAnsi="Roboto" w:eastAsia="Roboto" w:cs="Roboto"/>
                <w:color w:val="000000"/>
              </w:rPr>
            </w:pPr>
            <w:r>
              <w:rPr>
                <w:rFonts w:ascii="Roboto" w:hAnsi="Roboto" w:eastAsia="Roboto" w:cs="Roboto"/>
                <w:color w:val="000000"/>
              </w:rPr>
              <w:t>No</w:t>
            </w:r>
          </w:p>
        </w:tc>
      </w:tr>
      <w:tr w:rsidR="000E499A" w:rsidTr="1112E102" w14:paraId="66A3E06A" w14:textId="77777777">
        <w:trPr>
          <w:trHeight w:val="121"/>
        </w:trPr>
        <w:tc>
          <w:tcPr>
            <w:tcW w:w="840" w:type="dxa"/>
            <w:tcMar/>
          </w:tcPr>
          <w:p w:rsidR="000E499A" w:rsidRDefault="005013D4" w14:paraId="4319D8C8"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5 </w:t>
            </w:r>
          </w:p>
        </w:tc>
        <w:tc>
          <w:tcPr>
            <w:tcW w:w="6540" w:type="dxa"/>
            <w:tcMar/>
          </w:tcPr>
          <w:p w:rsidR="000E499A" w:rsidRDefault="005013D4" w14:paraId="2FEBBACE"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Does it require specific authorization groups? (Yes/No) </w:t>
            </w:r>
          </w:p>
        </w:tc>
        <w:tc>
          <w:tcPr>
            <w:tcW w:w="1971" w:type="dxa"/>
            <w:tcMar/>
          </w:tcPr>
          <w:p w:rsidR="000E499A" w:rsidRDefault="00754EED" w14:paraId="4B1F511A" w14:textId="16CFAB8A">
            <w:pPr>
              <w:pBdr>
                <w:top w:val="nil"/>
                <w:left w:val="nil"/>
                <w:bottom w:val="nil"/>
                <w:right w:val="nil"/>
                <w:between w:val="nil"/>
              </w:pBdr>
              <w:rPr>
                <w:rFonts w:ascii="Roboto" w:hAnsi="Roboto" w:eastAsia="Roboto" w:cs="Roboto"/>
                <w:color w:val="000000"/>
              </w:rPr>
            </w:pPr>
            <w:r>
              <w:rPr>
                <w:rFonts w:ascii="Roboto" w:hAnsi="Roboto" w:eastAsia="Roboto" w:cs="Roboto"/>
                <w:color w:val="000000"/>
              </w:rPr>
              <w:t>No</w:t>
            </w:r>
          </w:p>
        </w:tc>
      </w:tr>
      <w:tr w:rsidR="000E499A" w:rsidTr="1112E102" w14:paraId="4D165866" w14:textId="77777777">
        <w:trPr>
          <w:trHeight w:val="121"/>
        </w:trPr>
        <w:tc>
          <w:tcPr>
            <w:tcW w:w="840" w:type="dxa"/>
            <w:tcMar/>
          </w:tcPr>
          <w:p w:rsidR="000E499A" w:rsidRDefault="005013D4" w14:paraId="1388D881"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6 </w:t>
            </w:r>
          </w:p>
        </w:tc>
        <w:tc>
          <w:tcPr>
            <w:tcW w:w="6540" w:type="dxa"/>
            <w:tcMar/>
          </w:tcPr>
          <w:p w:rsidR="000E499A" w:rsidP="07CC5FDB" w:rsidRDefault="005013D4" w14:paraId="44E6E0E1" w14:textId="77777777">
            <w:pPr>
              <w:pBdr>
                <w:top w:val="nil"/>
                <w:left w:val="nil"/>
                <w:bottom w:val="nil"/>
                <w:right w:val="nil"/>
                <w:between w:val="nil"/>
              </w:pBdr>
              <w:rPr>
                <w:rFonts w:ascii="Roboto" w:hAnsi="Roboto" w:eastAsia="Roboto" w:cs="Roboto"/>
                <w:color w:val="000000"/>
                <w:lang w:val="en-US"/>
              </w:rPr>
            </w:pPr>
            <w:r w:rsidRPr="07CC5FDB">
              <w:rPr>
                <w:rFonts w:ascii="Roboto" w:hAnsi="Roboto" w:eastAsia="Roboto" w:cs="Roboto"/>
                <w:color w:val="000000" w:themeColor="text1"/>
                <w:lang w:val="en-US"/>
              </w:rPr>
              <w:t xml:space="preserve">Authorization check statement (ABAP/BTP code) if any applicable? </w:t>
            </w:r>
          </w:p>
        </w:tc>
        <w:tc>
          <w:tcPr>
            <w:tcW w:w="1971" w:type="dxa"/>
            <w:tcMar/>
          </w:tcPr>
          <w:p w:rsidR="000E499A" w:rsidRDefault="00754EED" w14:paraId="65F9C3DC" w14:textId="3B2D2461">
            <w:pPr>
              <w:pBdr>
                <w:top w:val="nil"/>
                <w:left w:val="nil"/>
                <w:bottom w:val="nil"/>
                <w:right w:val="nil"/>
                <w:between w:val="nil"/>
              </w:pBdr>
              <w:rPr>
                <w:rFonts w:ascii="Roboto" w:hAnsi="Roboto" w:eastAsia="Roboto" w:cs="Roboto"/>
                <w:color w:val="000000"/>
              </w:rPr>
            </w:pPr>
            <w:r>
              <w:rPr>
                <w:rFonts w:ascii="Roboto" w:hAnsi="Roboto" w:eastAsia="Roboto" w:cs="Roboto"/>
                <w:color w:val="000000"/>
              </w:rPr>
              <w:t>No</w:t>
            </w:r>
          </w:p>
        </w:tc>
      </w:tr>
      <w:tr w:rsidR="000E499A" w:rsidTr="1112E102" w14:paraId="01790B78" w14:textId="77777777">
        <w:trPr>
          <w:trHeight w:val="244"/>
        </w:trPr>
        <w:tc>
          <w:tcPr>
            <w:tcW w:w="840" w:type="dxa"/>
            <w:tcMar/>
          </w:tcPr>
          <w:p w:rsidR="000E499A" w:rsidRDefault="005013D4" w14:paraId="653F1920"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7 </w:t>
            </w:r>
          </w:p>
        </w:tc>
        <w:tc>
          <w:tcPr>
            <w:tcW w:w="6540" w:type="dxa"/>
            <w:tcMar/>
          </w:tcPr>
          <w:p w:rsidR="000E499A" w:rsidP="07CC5FDB" w:rsidRDefault="005013D4" w14:paraId="2D0084CB" w14:textId="77777777">
            <w:pPr>
              <w:pBdr>
                <w:top w:val="nil"/>
                <w:left w:val="nil"/>
                <w:bottom w:val="nil"/>
                <w:right w:val="nil"/>
                <w:between w:val="nil"/>
              </w:pBdr>
              <w:rPr>
                <w:rFonts w:ascii="Roboto" w:hAnsi="Roboto" w:eastAsia="Roboto" w:cs="Roboto"/>
                <w:color w:val="000000"/>
                <w:lang w:val="en-US"/>
              </w:rPr>
            </w:pPr>
            <w:r w:rsidRPr="07CC5FDB">
              <w:rPr>
                <w:rFonts w:ascii="Roboto" w:hAnsi="Roboto" w:eastAsia="Roboto" w:cs="Roboto"/>
                <w:color w:val="000000" w:themeColor="text1"/>
                <w:lang w:val="en-US"/>
              </w:rPr>
              <w:t xml:space="preserve">Is a Custom T-code required to run the custom program in PROD (No Access to SA38/SE38 in PROD) ? </w:t>
            </w:r>
          </w:p>
        </w:tc>
        <w:tc>
          <w:tcPr>
            <w:tcW w:w="1971" w:type="dxa"/>
            <w:tcMar/>
          </w:tcPr>
          <w:p w:rsidR="000E499A" w:rsidRDefault="00754EED" w14:paraId="5023141B" w14:textId="2733748C">
            <w:pPr>
              <w:pBdr>
                <w:top w:val="nil"/>
                <w:left w:val="nil"/>
                <w:bottom w:val="nil"/>
                <w:right w:val="nil"/>
                <w:between w:val="nil"/>
              </w:pBdr>
              <w:rPr>
                <w:rFonts w:ascii="Roboto" w:hAnsi="Roboto" w:eastAsia="Roboto" w:cs="Roboto"/>
                <w:color w:val="000000"/>
              </w:rPr>
            </w:pPr>
            <w:r>
              <w:rPr>
                <w:rFonts w:ascii="Roboto" w:hAnsi="Roboto" w:eastAsia="Roboto" w:cs="Roboto"/>
                <w:color w:val="000000"/>
              </w:rPr>
              <w:t>No</w:t>
            </w:r>
          </w:p>
        </w:tc>
      </w:tr>
      <w:tr w:rsidR="000E499A" w:rsidTr="1112E102" w14:paraId="01054D50" w14:textId="77777777">
        <w:trPr>
          <w:trHeight w:val="244"/>
        </w:trPr>
        <w:tc>
          <w:tcPr>
            <w:tcW w:w="840" w:type="dxa"/>
            <w:tcMar/>
          </w:tcPr>
          <w:p w:rsidR="000E499A" w:rsidRDefault="005013D4" w14:paraId="74401F6D"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8 </w:t>
            </w:r>
          </w:p>
        </w:tc>
        <w:tc>
          <w:tcPr>
            <w:tcW w:w="6540" w:type="dxa"/>
            <w:tcMar/>
          </w:tcPr>
          <w:p w:rsidR="000E499A" w:rsidP="07CC5FDB" w:rsidRDefault="005013D4" w14:paraId="69ACC60D" w14:textId="77777777">
            <w:pPr>
              <w:pBdr>
                <w:top w:val="nil"/>
                <w:left w:val="nil"/>
                <w:bottom w:val="nil"/>
                <w:right w:val="nil"/>
                <w:between w:val="nil"/>
              </w:pBdr>
              <w:rPr>
                <w:rFonts w:ascii="Roboto" w:hAnsi="Roboto" w:eastAsia="Roboto" w:cs="Roboto"/>
                <w:color w:val="000000"/>
                <w:lang w:val="en-US"/>
              </w:rPr>
            </w:pPr>
            <w:r w:rsidRPr="07CC5FDB">
              <w:rPr>
                <w:rFonts w:ascii="Roboto" w:hAnsi="Roboto" w:eastAsia="Roboto" w:cs="Roboto"/>
                <w:color w:val="000000" w:themeColor="text1"/>
                <w:lang w:val="en-US"/>
              </w:rPr>
              <w:t xml:space="preserve">Is a Custom T-code required to maintain the custom table in PROD (No Access to SE16/SM30 in PROD) ? </w:t>
            </w:r>
          </w:p>
        </w:tc>
        <w:tc>
          <w:tcPr>
            <w:tcW w:w="1971" w:type="dxa"/>
            <w:tcMar/>
          </w:tcPr>
          <w:p w:rsidR="000E499A" w:rsidRDefault="00754EED" w14:paraId="1F3B1409" w14:textId="4A55CF52">
            <w:pPr>
              <w:pBdr>
                <w:top w:val="nil"/>
                <w:left w:val="nil"/>
                <w:bottom w:val="nil"/>
                <w:right w:val="nil"/>
                <w:between w:val="nil"/>
              </w:pBdr>
              <w:rPr>
                <w:rFonts w:ascii="Roboto" w:hAnsi="Roboto" w:eastAsia="Roboto" w:cs="Roboto"/>
                <w:color w:val="000000"/>
              </w:rPr>
            </w:pPr>
            <w:r>
              <w:rPr>
                <w:rFonts w:ascii="Roboto" w:hAnsi="Roboto" w:eastAsia="Roboto" w:cs="Roboto"/>
                <w:color w:val="000000"/>
              </w:rPr>
              <w:t>No</w:t>
            </w:r>
          </w:p>
        </w:tc>
      </w:tr>
      <w:tr w:rsidR="000E499A" w:rsidTr="1112E102" w14:paraId="59B5A44D" w14:textId="77777777">
        <w:trPr>
          <w:trHeight w:val="121"/>
        </w:trPr>
        <w:tc>
          <w:tcPr>
            <w:tcW w:w="840" w:type="dxa"/>
            <w:tcMar/>
          </w:tcPr>
          <w:p w:rsidR="000E499A" w:rsidRDefault="005013D4" w14:paraId="68610E42"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9 </w:t>
            </w:r>
          </w:p>
        </w:tc>
        <w:tc>
          <w:tcPr>
            <w:tcW w:w="6540" w:type="dxa"/>
            <w:tcMar/>
          </w:tcPr>
          <w:p w:rsidR="000E499A" w:rsidRDefault="005013D4" w14:paraId="48F16718"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Does any </w:t>
            </w:r>
            <w:r>
              <w:rPr>
                <w:rFonts w:ascii="Roboto" w:hAnsi="Roboto" w:eastAsia="Roboto" w:cs="Roboto"/>
              </w:rPr>
              <w:t>of the above</w:t>
            </w:r>
            <w:r>
              <w:rPr>
                <w:rFonts w:ascii="Roboto" w:hAnsi="Roboto" w:eastAsia="Roboto" w:cs="Roboto"/>
                <w:color w:val="000000"/>
              </w:rPr>
              <w:t xml:space="preserve"> </w:t>
            </w:r>
            <w:r>
              <w:rPr>
                <w:rFonts w:ascii="Roboto" w:hAnsi="Roboto" w:eastAsia="Roboto" w:cs="Roboto"/>
              </w:rPr>
              <w:t>require</w:t>
            </w:r>
            <w:r>
              <w:rPr>
                <w:rFonts w:ascii="Roboto" w:hAnsi="Roboto" w:eastAsia="Roboto" w:cs="Roboto"/>
                <w:color w:val="000000"/>
              </w:rPr>
              <w:t xml:space="preserve"> security role changes? </w:t>
            </w:r>
          </w:p>
        </w:tc>
        <w:tc>
          <w:tcPr>
            <w:tcW w:w="1971" w:type="dxa"/>
            <w:tcMar/>
          </w:tcPr>
          <w:p w:rsidR="000E499A" w:rsidRDefault="00754EED" w14:paraId="562C75D1" w14:textId="595191A3">
            <w:pPr>
              <w:pBdr>
                <w:top w:val="nil"/>
                <w:left w:val="nil"/>
                <w:bottom w:val="nil"/>
                <w:right w:val="nil"/>
                <w:between w:val="nil"/>
              </w:pBdr>
              <w:rPr>
                <w:rFonts w:ascii="Roboto" w:hAnsi="Roboto" w:eastAsia="Roboto" w:cs="Roboto"/>
                <w:color w:val="000000"/>
              </w:rPr>
            </w:pPr>
            <w:r>
              <w:rPr>
                <w:rFonts w:ascii="Roboto" w:hAnsi="Roboto" w:eastAsia="Roboto" w:cs="Roboto"/>
                <w:color w:val="000000"/>
              </w:rPr>
              <w:t>No</w:t>
            </w:r>
          </w:p>
        </w:tc>
      </w:tr>
      <w:tr w:rsidR="000E499A" w:rsidTr="1112E102" w14:paraId="4BE6BAF5" w14:textId="77777777">
        <w:trPr>
          <w:trHeight w:val="121"/>
        </w:trPr>
        <w:tc>
          <w:tcPr>
            <w:tcW w:w="840" w:type="dxa"/>
            <w:tcMar/>
          </w:tcPr>
          <w:p w:rsidR="000E499A" w:rsidRDefault="005013D4" w14:paraId="51650E05"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10 </w:t>
            </w:r>
          </w:p>
        </w:tc>
        <w:tc>
          <w:tcPr>
            <w:tcW w:w="6540" w:type="dxa"/>
            <w:tcMar/>
          </w:tcPr>
          <w:p w:rsidR="000E499A" w:rsidP="07CC5FDB" w:rsidRDefault="005013D4" w14:paraId="13E5F194" w14:textId="77777777">
            <w:pPr>
              <w:pBdr>
                <w:top w:val="nil"/>
                <w:left w:val="nil"/>
                <w:bottom w:val="nil"/>
                <w:right w:val="nil"/>
                <w:between w:val="nil"/>
              </w:pBdr>
              <w:rPr>
                <w:rFonts w:ascii="Roboto" w:hAnsi="Roboto" w:eastAsia="Roboto" w:cs="Roboto"/>
                <w:color w:val="000000"/>
                <w:lang w:val="en-US"/>
              </w:rPr>
            </w:pPr>
            <w:r w:rsidRPr="07CC5FDB">
              <w:rPr>
                <w:rFonts w:ascii="Roboto" w:hAnsi="Roboto" w:eastAsia="Roboto" w:cs="Roboto"/>
                <w:color w:val="000000" w:themeColor="text1"/>
                <w:lang w:val="en-US"/>
              </w:rPr>
              <w:t xml:space="preserve">Are there any key business /IT controls impacted? If yes, provide details. </w:t>
            </w:r>
          </w:p>
        </w:tc>
        <w:tc>
          <w:tcPr>
            <w:tcW w:w="1971" w:type="dxa"/>
            <w:tcMar/>
          </w:tcPr>
          <w:p w:rsidR="000E499A" w:rsidRDefault="00754EED" w14:paraId="664355AD" w14:textId="0BE4A49A">
            <w:pPr>
              <w:pBdr>
                <w:top w:val="nil"/>
                <w:left w:val="nil"/>
                <w:bottom w:val="nil"/>
                <w:right w:val="nil"/>
                <w:between w:val="nil"/>
              </w:pBdr>
              <w:rPr>
                <w:rFonts w:ascii="Roboto" w:hAnsi="Roboto" w:eastAsia="Roboto" w:cs="Roboto"/>
                <w:color w:val="000000"/>
              </w:rPr>
            </w:pPr>
            <w:r>
              <w:rPr>
                <w:rFonts w:ascii="Roboto" w:hAnsi="Roboto" w:eastAsia="Roboto" w:cs="Roboto"/>
                <w:color w:val="000000"/>
              </w:rPr>
              <w:t>No</w:t>
            </w:r>
          </w:p>
        </w:tc>
      </w:tr>
      <w:tr w:rsidR="000E499A" w:rsidTr="1112E102" w14:paraId="6C875246" w14:textId="77777777">
        <w:trPr>
          <w:trHeight w:val="121"/>
        </w:trPr>
        <w:tc>
          <w:tcPr>
            <w:tcW w:w="840" w:type="dxa"/>
            <w:tcMar/>
          </w:tcPr>
          <w:p w:rsidR="000E499A" w:rsidRDefault="005013D4" w14:paraId="12B33C81"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11 </w:t>
            </w:r>
          </w:p>
        </w:tc>
        <w:tc>
          <w:tcPr>
            <w:tcW w:w="6540" w:type="dxa"/>
            <w:tcMar/>
          </w:tcPr>
          <w:p w:rsidR="000E499A" w:rsidP="07CC5FDB" w:rsidRDefault="005013D4" w14:paraId="35A7CC53" w14:textId="77777777">
            <w:pPr>
              <w:pBdr>
                <w:top w:val="nil"/>
                <w:left w:val="nil"/>
                <w:bottom w:val="nil"/>
                <w:right w:val="nil"/>
                <w:between w:val="nil"/>
              </w:pBdr>
              <w:rPr>
                <w:rFonts w:ascii="Roboto" w:hAnsi="Roboto" w:eastAsia="Roboto" w:cs="Roboto"/>
                <w:color w:val="000000"/>
                <w:lang w:val="en-US"/>
              </w:rPr>
            </w:pPr>
            <w:r w:rsidRPr="07CC5FDB">
              <w:rPr>
                <w:rFonts w:ascii="Roboto" w:hAnsi="Roboto" w:eastAsia="Roboto" w:cs="Roboto"/>
                <w:color w:val="000000" w:themeColor="text1"/>
                <w:lang w:val="en-US"/>
              </w:rPr>
              <w:t xml:space="preserve">Is this Custom Object a copy of a Standard Object ? </w:t>
            </w:r>
          </w:p>
        </w:tc>
        <w:tc>
          <w:tcPr>
            <w:tcW w:w="1971" w:type="dxa"/>
            <w:tcMar/>
          </w:tcPr>
          <w:p w:rsidR="000E499A" w:rsidRDefault="000E499A" w14:paraId="1A965116" w14:textId="77777777">
            <w:pPr>
              <w:pBdr>
                <w:top w:val="nil"/>
                <w:left w:val="nil"/>
                <w:bottom w:val="nil"/>
                <w:right w:val="nil"/>
                <w:between w:val="nil"/>
              </w:pBdr>
              <w:rPr>
                <w:rFonts w:ascii="Roboto" w:hAnsi="Roboto" w:eastAsia="Roboto" w:cs="Roboto"/>
                <w:color w:val="000000"/>
              </w:rPr>
            </w:pPr>
          </w:p>
        </w:tc>
      </w:tr>
      <w:tr w:rsidR="000E499A" w:rsidTr="1112E102" w14:paraId="78A710BF" w14:textId="77777777">
        <w:trPr>
          <w:trHeight w:val="121"/>
        </w:trPr>
        <w:tc>
          <w:tcPr>
            <w:tcW w:w="840" w:type="dxa"/>
            <w:tcMar/>
          </w:tcPr>
          <w:p w:rsidR="000E499A" w:rsidRDefault="005013D4" w14:paraId="4B73E586" w14:textId="77777777">
            <w:pPr>
              <w:rPr>
                <w:rFonts w:ascii="Roboto" w:hAnsi="Roboto" w:eastAsia="Roboto" w:cs="Roboto"/>
              </w:rPr>
            </w:pPr>
            <w:r>
              <w:rPr>
                <w:rFonts w:ascii="Roboto" w:hAnsi="Roboto" w:eastAsia="Roboto" w:cs="Roboto"/>
              </w:rPr>
              <w:t>12</w:t>
            </w:r>
          </w:p>
        </w:tc>
        <w:tc>
          <w:tcPr>
            <w:tcW w:w="6540" w:type="dxa"/>
            <w:tcMar/>
          </w:tcPr>
          <w:p w:rsidR="000E499A" w:rsidP="07CC5FDB" w:rsidRDefault="005013D4" w14:paraId="490FB45F" w14:textId="77777777">
            <w:pPr>
              <w:rPr>
                <w:rFonts w:ascii="Roboto" w:hAnsi="Roboto" w:eastAsia="Roboto" w:cs="Roboto"/>
                <w:lang w:val="en-US"/>
              </w:rPr>
            </w:pPr>
            <w:r w:rsidRPr="07CC5FDB">
              <w:rPr>
                <w:rFonts w:ascii="Roboto" w:hAnsi="Roboto" w:eastAsia="Roboto" w:cs="Roboto"/>
                <w:lang w:val="en-US"/>
              </w:rPr>
              <w:t>Is this relevant for Segregation of Duties ?</w:t>
            </w:r>
          </w:p>
        </w:tc>
        <w:tc>
          <w:tcPr>
            <w:tcW w:w="1971" w:type="dxa"/>
            <w:tcMar/>
          </w:tcPr>
          <w:p w:rsidR="000E499A" w:rsidRDefault="002618EE" w14:paraId="7DF4E37C" w14:textId="063BDBD8">
            <w:pPr>
              <w:rPr>
                <w:rFonts w:ascii="Roboto" w:hAnsi="Roboto" w:eastAsia="Roboto" w:cs="Roboto"/>
              </w:rPr>
            </w:pPr>
            <w:r>
              <w:rPr>
                <w:rFonts w:ascii="Roboto" w:hAnsi="Roboto" w:eastAsia="Roboto" w:cs="Roboto"/>
              </w:rPr>
              <w:t>No</w:t>
            </w:r>
          </w:p>
        </w:tc>
      </w:tr>
      <w:sdt>
        <w:sdtPr>
          <w:tag w:val="goog_rdk_50"/>
          <w:id w:val="1039568975"/>
        </w:sdtPr>
        <w:sdtContent>
          <w:tr w:rsidR="000E499A" w14:paraId="64ABEC8C" w14:textId="77777777">
            <w:trPr>
              <w:trHeight w:val="121"/>
              <w:ins w:author="Emmanuelle BUREAU" w:date="2025-07-25T08:40:00Z" w:id="31"/>
            </w:trPr>
            <w:tc>
              <w:tcPr>
                <w:tcW w:w="840" w:type="dxa"/>
                <w:tcMar>
                  <w:top w:w="100" w:type="dxa"/>
                  <w:left w:w="100" w:type="dxa"/>
                  <w:bottom w:w="100" w:type="dxa"/>
                  <w:right w:w="100" w:type="dxa"/>
                </w:tcMar>
              </w:tcPr>
              <w:sdt>
                <w:sdtPr>
                  <w:tag w:val="goog_rdk_53"/>
                  <w:id w:val="1326946161"/>
                </w:sdtPr>
                <w:sdtContent>
                  <w:p w:rsidRPr="00DB6066" w:rsidR="000E499A" w:rsidRDefault="00FC084D" w14:paraId="48DF98D7" w14:textId="77777777">
                    <w:pPr>
                      <w:widowControl w:val="0"/>
                      <w:ind w:left="40"/>
                      <w:jc w:val="both"/>
                      <w:rPr>
                        <w:ins w:author="Emmanuelle BUREAU" w:date="2025-07-25T08:40:00Z" w:id="32"/>
                        <w:color w:val="0000FF"/>
                        <w:sz w:val="19"/>
                        <w:szCs w:val="19"/>
                      </w:rPr>
                    </w:pPr>
                    <w:sdt>
                      <w:sdtPr>
                        <w:tag w:val="goog_rdk_51"/>
                        <w:id w:val="71822299"/>
                      </w:sdtPr>
                      <w:sdtContent>
                        <w:sdt>
                          <w:sdtPr>
                            <w:tag w:val="goog_rdk_52"/>
                            <w:id w:val="-1398816610"/>
                          </w:sdtPr>
                          <w:sdtContent>
                            <w:ins w:author="Emmanuelle BUREAU" w:date="2025-07-25T08:40:00Z" w:id="33">
                              <w:r w:rsidRPr="00DB6066" w:rsidR="005013D4">
                                <w:rPr>
                                  <w:color w:val="0000FF"/>
                                  <w:sz w:val="19"/>
                                  <w:szCs w:val="19"/>
                                </w:rPr>
                                <w:t>12</w:t>
                              </w:r>
                            </w:ins>
                          </w:sdtContent>
                        </w:sdt>
                      </w:sdtContent>
                    </w:sdt>
                  </w:p>
                </w:sdtContent>
              </w:sdt>
            </w:tc>
            <w:tc>
              <w:tcPr>
                <w:tcW w:w="6540" w:type="dxa"/>
                <w:tcMar>
                  <w:top w:w="100" w:type="dxa"/>
                  <w:left w:w="100" w:type="dxa"/>
                  <w:bottom w:w="100" w:type="dxa"/>
                  <w:right w:w="100" w:type="dxa"/>
                </w:tcMar>
              </w:tcPr>
              <w:sdt>
                <w:sdtPr>
                  <w:tag w:val="goog_rdk_56"/>
                  <w:id w:val="377472023"/>
                </w:sdtPr>
                <w:sdtContent>
                  <w:p w:rsidRPr="00C07B0D" w:rsidR="000E499A" w:rsidRDefault="00FC084D" w14:paraId="4DCB0C5D" w14:textId="77777777">
                    <w:pPr>
                      <w:widowControl w:val="0"/>
                      <w:ind w:left="36"/>
                      <w:jc w:val="both"/>
                      <w:rPr>
                        <w:ins w:author="Emmanuelle BUREAU" w:date="2025-07-25T08:40:00Z" w:id="34"/>
                        <w:rFonts w:ascii="Roboto" w:hAnsi="Roboto" w:eastAsia="Roboto" w:cs="Roboto"/>
                        <w:color w:val="0000FF"/>
                      </w:rPr>
                    </w:pPr>
                    <w:sdt>
                      <w:sdtPr>
                        <w:tag w:val="goog_rdk_54"/>
                        <w:id w:val="919727664"/>
                      </w:sdtPr>
                      <w:sdtContent>
                        <w:sdt>
                          <w:sdtPr>
                            <w:tag w:val="goog_rdk_55"/>
                            <w:id w:val="2042544241"/>
                          </w:sdtPr>
                          <w:sdtContent>
                            <w:ins w:author="Emmanuelle BUREAU" w:date="2025-07-25T08:40:00Z" w:id="35">
                              <w:r w:rsidRPr="00DB6066" w:rsidR="005013D4">
                                <w:rPr>
                                  <w:rFonts w:ascii="Roboto" w:hAnsi="Roboto" w:eastAsia="Roboto" w:cs="Roboto"/>
                                  <w:color w:val="0000FF"/>
                                </w:rPr>
                                <w:t xml:space="preserve">Does the interface expose endpoints accessible from outside Solvay’s network? &gt;&gt; TS </w:t>
                              </w:r>
                            </w:ins>
                          </w:sdtContent>
                        </w:sdt>
                      </w:sdtContent>
                    </w:sdt>
                  </w:p>
                </w:sdtContent>
              </w:sdt>
            </w:tc>
            <w:tc>
              <w:tcPr>
                <w:tcW w:w="1971" w:type="dxa"/>
              </w:tcPr>
              <w:sdt>
                <w:sdtPr>
                  <w:tag w:val="goog_rdk_59"/>
                  <w:id w:val="630557310"/>
                </w:sdtPr>
                <w:sdtContent>
                  <w:p w:rsidR="000E499A" w:rsidRDefault="00FC084D" w14:paraId="44FB30F8" w14:textId="2606529D">
                    <w:pPr>
                      <w:pBdr>
                        <w:top w:val="nil"/>
                        <w:left w:val="nil"/>
                        <w:bottom w:val="nil"/>
                        <w:right w:val="nil"/>
                        <w:between w:val="nil"/>
                      </w:pBdr>
                      <w:rPr>
                        <w:ins w:author="Emmanuelle BUREAU" w:date="2025-07-25T08:40:00Z" w:id="36"/>
                        <w:rFonts w:ascii="Roboto" w:hAnsi="Roboto" w:eastAsia="Roboto" w:cs="Roboto"/>
                        <w:color w:val="000000"/>
                      </w:rPr>
                    </w:pPr>
                    <w:sdt>
                      <w:sdtPr>
                        <w:tag w:val="goog_rdk_57"/>
                        <w:id w:val="-866787203"/>
                      </w:sdtPr>
                      <w:sdtContent>
                        <w:sdt>
                          <w:sdtPr>
                            <w:tag w:val="goog_rdk_58"/>
                            <w:id w:val="-1111242026"/>
                            <w:showingPlcHdr/>
                          </w:sdtPr>
                          <w:sdtContent>
                            <w:r w:rsidR="00754EED">
                              <w:t xml:space="preserve">     </w:t>
                            </w:r>
                          </w:sdtContent>
                        </w:sdt>
                        <w:r w:rsidR="002618EE">
                          <w:t>No</w:t>
                        </w:r>
                      </w:sdtContent>
                    </w:sdt>
                  </w:p>
                </w:sdtContent>
              </w:sdt>
            </w:tc>
          </w:tr>
        </w:sdtContent>
      </w:sdt>
      <w:sdt>
        <w:sdtPr>
          <w:tag w:val="goog_rdk_60"/>
          <w:id w:val="-2011389537"/>
        </w:sdtPr>
        <w:sdtContent>
          <w:tr w:rsidR="000E499A" w14:paraId="0642C8E7" w14:textId="77777777">
            <w:trPr>
              <w:trHeight w:val="121"/>
              <w:ins w:author="Emmanuelle BUREAU" w:date="2025-07-25T08:40:00Z" w:id="37"/>
            </w:trPr>
            <w:tc>
              <w:tcPr>
                <w:tcW w:w="840" w:type="dxa"/>
                <w:tcMar>
                  <w:top w:w="100" w:type="dxa"/>
                  <w:left w:w="100" w:type="dxa"/>
                  <w:bottom w:w="100" w:type="dxa"/>
                  <w:right w:w="100" w:type="dxa"/>
                </w:tcMar>
              </w:tcPr>
              <w:sdt>
                <w:sdtPr>
                  <w:tag w:val="goog_rdk_63"/>
                  <w:id w:val="-2118155880"/>
                </w:sdtPr>
                <w:sdtContent>
                  <w:p w:rsidRPr="00C07B0D" w:rsidR="000E499A" w:rsidRDefault="00FC084D" w14:paraId="39F18D26" w14:textId="77777777">
                    <w:pPr>
                      <w:widowControl w:val="0"/>
                      <w:ind w:left="40"/>
                      <w:jc w:val="both"/>
                      <w:rPr>
                        <w:ins w:author="Emmanuelle BUREAU" w:date="2025-07-25T08:40:00Z" w:id="38"/>
                        <w:color w:val="0000FF"/>
                        <w:sz w:val="19"/>
                        <w:szCs w:val="19"/>
                      </w:rPr>
                    </w:pPr>
                    <w:sdt>
                      <w:sdtPr>
                        <w:tag w:val="goog_rdk_61"/>
                        <w:id w:val="-1590039571"/>
                      </w:sdtPr>
                      <w:sdtContent>
                        <w:sdt>
                          <w:sdtPr>
                            <w:tag w:val="goog_rdk_62"/>
                            <w:id w:val="415788259"/>
                          </w:sdtPr>
                          <w:sdtContent>
                            <w:ins w:author="Emmanuelle BUREAU" w:date="2025-07-25T08:40:00Z" w:id="39">
                              <w:r w:rsidRPr="00C07B0D" w:rsidR="005013D4">
                                <w:rPr>
                                  <w:color w:val="0000FF"/>
                                  <w:sz w:val="19"/>
                                  <w:szCs w:val="19"/>
                                </w:rPr>
                                <w:t>13</w:t>
                              </w:r>
                            </w:ins>
                          </w:sdtContent>
                        </w:sdt>
                      </w:sdtContent>
                    </w:sdt>
                  </w:p>
                </w:sdtContent>
              </w:sdt>
            </w:tc>
            <w:tc>
              <w:tcPr>
                <w:tcW w:w="6540" w:type="dxa"/>
                <w:tcMar>
                  <w:top w:w="100" w:type="dxa"/>
                  <w:left w:w="100" w:type="dxa"/>
                  <w:bottom w:w="100" w:type="dxa"/>
                  <w:right w:w="100" w:type="dxa"/>
                </w:tcMar>
              </w:tcPr>
              <w:sdt>
                <w:sdtPr>
                  <w:tag w:val="goog_rdk_66"/>
                  <w:id w:val="114140570"/>
                </w:sdtPr>
                <w:sdtContent>
                  <w:p w:rsidRPr="00C07B0D" w:rsidR="000E499A" w:rsidRDefault="00FC084D" w14:paraId="2C41171D" w14:textId="77777777">
                    <w:pPr>
                      <w:widowControl w:val="0"/>
                      <w:ind w:left="36"/>
                      <w:jc w:val="both"/>
                      <w:rPr>
                        <w:ins w:author="Emmanuelle BUREAU" w:date="2025-07-25T08:40:00Z" w:id="40"/>
                        <w:rFonts w:ascii="Roboto" w:hAnsi="Roboto" w:eastAsia="Roboto" w:cs="Roboto"/>
                        <w:color w:val="0000FF"/>
                        <w:highlight w:val="yellow"/>
                      </w:rPr>
                    </w:pPr>
                    <w:sdt>
                      <w:sdtPr>
                        <w:tag w:val="goog_rdk_64"/>
                        <w:id w:val="797994529"/>
                      </w:sdtPr>
                      <w:sdtContent>
                        <w:sdt>
                          <w:sdtPr>
                            <w:tag w:val="goog_rdk_65"/>
                            <w:id w:val="-705857514"/>
                          </w:sdtPr>
                          <w:sdtContent>
                            <w:ins w:author="Emmanuelle BUREAU" w:date="2025-07-25T08:40:00Z" w:id="41">
                              <w:r w:rsidRPr="00C07B0D" w:rsidR="005013D4">
                                <w:rPr>
                                  <w:rFonts w:ascii="Roboto" w:hAnsi="Roboto" w:eastAsia="Roboto" w:cs="Roboto"/>
                                  <w:color w:val="0000FF"/>
                                  <w:highlight w:val="yellow"/>
                                </w:rPr>
                                <w:t xml:space="preserve">Are technical users, service accounts or certificates used for the connection? (Specify authentication method and if password/certificate rotation is enforced.) &gt;&gt; TS </w:t>
                              </w:r>
                            </w:ins>
                          </w:sdtContent>
                        </w:sdt>
                      </w:sdtContent>
                    </w:sdt>
                  </w:p>
                </w:sdtContent>
              </w:sdt>
            </w:tc>
            <w:tc>
              <w:tcPr>
                <w:tcW w:w="1971" w:type="dxa"/>
              </w:tcPr>
              <w:sdt>
                <w:sdtPr>
                  <w:tag w:val="goog_rdk_69"/>
                  <w:id w:val="-1351451701"/>
                </w:sdtPr>
                <w:sdtContent>
                  <w:p w:rsidR="000E499A" w:rsidRDefault="00FC084D" w14:paraId="1DA6542E" w14:textId="3E916177">
                    <w:pPr>
                      <w:pBdr>
                        <w:top w:val="nil"/>
                        <w:left w:val="nil"/>
                        <w:bottom w:val="nil"/>
                        <w:right w:val="nil"/>
                        <w:between w:val="nil"/>
                      </w:pBdr>
                      <w:rPr>
                        <w:ins w:author="Emmanuelle BUREAU" w:date="2025-07-25T08:40:00Z" w:id="42"/>
                        <w:rFonts w:ascii="Roboto" w:hAnsi="Roboto" w:eastAsia="Roboto" w:cs="Roboto"/>
                        <w:color w:val="000000"/>
                      </w:rPr>
                    </w:pPr>
                    <w:sdt>
                      <w:sdtPr>
                        <w:tag w:val="goog_rdk_67"/>
                        <w:id w:val="-1858512428"/>
                      </w:sdtPr>
                      <w:sdtContent>
                        <w:sdt>
                          <w:sdtPr>
                            <w:tag w:val="goog_rdk_68"/>
                            <w:id w:val="312335823"/>
                            <w:showingPlcHdr/>
                          </w:sdtPr>
                          <w:sdtContent>
                            <w:r w:rsidR="00754EED">
                              <w:t xml:space="preserve">     </w:t>
                            </w:r>
                          </w:sdtContent>
                        </w:sdt>
                      </w:sdtContent>
                    </w:sdt>
                  </w:p>
                </w:sdtContent>
              </w:sdt>
            </w:tc>
          </w:tr>
        </w:sdtContent>
      </w:sdt>
      <w:sdt>
        <w:sdtPr>
          <w:tag w:val="goog_rdk_70"/>
          <w:id w:val="1459926235"/>
        </w:sdtPr>
        <w:sdtContent>
          <w:tr w:rsidR="000E499A" w14:paraId="0AB3457A" w14:textId="77777777">
            <w:trPr>
              <w:trHeight w:val="121"/>
              <w:ins w:author="Emmanuelle BUREAU" w:date="2025-07-25T08:40:00Z" w:id="43"/>
            </w:trPr>
            <w:tc>
              <w:tcPr>
                <w:tcW w:w="840" w:type="dxa"/>
                <w:tcMar>
                  <w:top w:w="100" w:type="dxa"/>
                  <w:left w:w="100" w:type="dxa"/>
                  <w:bottom w:w="100" w:type="dxa"/>
                  <w:right w:w="100" w:type="dxa"/>
                </w:tcMar>
              </w:tcPr>
              <w:sdt>
                <w:sdtPr>
                  <w:tag w:val="goog_rdk_73"/>
                  <w:id w:val="-1198172767"/>
                </w:sdtPr>
                <w:sdtContent>
                  <w:p w:rsidRPr="00C07B0D" w:rsidR="000E499A" w:rsidRDefault="00FC084D" w14:paraId="4E1E336A" w14:textId="77777777">
                    <w:pPr>
                      <w:widowControl w:val="0"/>
                      <w:ind w:left="40"/>
                      <w:jc w:val="both"/>
                      <w:rPr>
                        <w:ins w:author="Emmanuelle BUREAU" w:date="2025-07-25T08:40:00Z" w:id="44"/>
                        <w:color w:val="0000FF"/>
                        <w:sz w:val="19"/>
                        <w:szCs w:val="19"/>
                      </w:rPr>
                    </w:pPr>
                    <w:sdt>
                      <w:sdtPr>
                        <w:tag w:val="goog_rdk_71"/>
                        <w:id w:val="1698381265"/>
                      </w:sdtPr>
                      <w:sdtContent>
                        <w:sdt>
                          <w:sdtPr>
                            <w:tag w:val="goog_rdk_72"/>
                            <w:id w:val="-1780092042"/>
                          </w:sdtPr>
                          <w:sdtContent>
                            <w:ins w:author="Emmanuelle BUREAU" w:date="2025-07-25T08:40:00Z" w:id="45">
                              <w:r w:rsidRPr="00C07B0D" w:rsidR="005013D4">
                                <w:rPr>
                                  <w:color w:val="0000FF"/>
                                  <w:sz w:val="19"/>
                                  <w:szCs w:val="19"/>
                                </w:rPr>
                                <w:t>14</w:t>
                              </w:r>
                            </w:ins>
                          </w:sdtContent>
                        </w:sdt>
                      </w:sdtContent>
                    </w:sdt>
                  </w:p>
                </w:sdtContent>
              </w:sdt>
            </w:tc>
            <w:tc>
              <w:tcPr>
                <w:tcW w:w="6540" w:type="dxa"/>
                <w:tcMar>
                  <w:top w:w="100" w:type="dxa"/>
                  <w:left w:w="100" w:type="dxa"/>
                  <w:bottom w:w="100" w:type="dxa"/>
                  <w:right w:w="100" w:type="dxa"/>
                </w:tcMar>
              </w:tcPr>
              <w:sdt>
                <w:sdtPr>
                  <w:tag w:val="goog_rdk_76"/>
                  <w:id w:val="298182529"/>
                </w:sdtPr>
                <w:sdtContent>
                  <w:p w:rsidRPr="0009439F" w:rsidR="000E499A" w:rsidRDefault="00FC084D" w14:paraId="4129A7DD" w14:textId="77777777">
                    <w:pPr>
                      <w:widowControl w:val="0"/>
                      <w:ind w:left="36"/>
                      <w:jc w:val="both"/>
                      <w:rPr>
                        <w:ins w:author="Emmanuelle BUREAU" w:date="2025-07-25T08:40:00Z" w:id="46"/>
                        <w:rFonts w:ascii="Roboto" w:hAnsi="Roboto" w:eastAsia="Roboto" w:cs="Roboto"/>
                        <w:color w:val="0000FF"/>
                      </w:rPr>
                    </w:pPr>
                    <w:sdt>
                      <w:sdtPr>
                        <w:tag w:val="goog_rdk_74"/>
                        <w:id w:val="-222164879"/>
                      </w:sdtPr>
                      <w:sdtContent>
                        <w:sdt>
                          <w:sdtPr>
                            <w:tag w:val="goog_rdk_75"/>
                            <w:id w:val="1399090460"/>
                          </w:sdtPr>
                          <w:sdtContent>
                            <w:ins w:author="Emmanuelle BUREAU" w:date="2025-07-25T08:40:00Z" w:id="47">
                              <w:r w:rsidRPr="0009439F" w:rsidR="005013D4">
                                <w:rPr>
                                  <w:rFonts w:ascii="Roboto" w:hAnsi="Roboto" w:eastAsia="Roboto" w:cs="Roboto"/>
                                  <w:color w:val="0000FF"/>
                                </w:rPr>
                                <w:t>Are temporary files stored during processing? &gt;&gt; TS</w:t>
                              </w:r>
                            </w:ins>
                          </w:sdtContent>
                        </w:sdt>
                      </w:sdtContent>
                    </w:sdt>
                  </w:p>
                </w:sdtContent>
              </w:sdt>
            </w:tc>
            <w:tc>
              <w:tcPr>
                <w:tcW w:w="1971" w:type="dxa"/>
              </w:tcPr>
              <w:sdt>
                <w:sdtPr>
                  <w:tag w:val="goog_rdk_79"/>
                  <w:id w:val="-379225152"/>
                </w:sdtPr>
                <w:sdtContent>
                  <w:p w:rsidR="000E499A" w:rsidRDefault="00FC084D" w14:paraId="3041E394" w14:textId="0BBB6227">
                    <w:pPr>
                      <w:pBdr>
                        <w:top w:val="nil"/>
                        <w:left w:val="nil"/>
                        <w:bottom w:val="nil"/>
                        <w:right w:val="nil"/>
                        <w:between w:val="nil"/>
                      </w:pBdr>
                      <w:rPr>
                        <w:ins w:author="Emmanuelle BUREAU" w:date="2025-07-25T08:40:00Z" w:id="48"/>
                        <w:rFonts w:ascii="Roboto" w:hAnsi="Roboto" w:eastAsia="Roboto" w:cs="Roboto"/>
                        <w:color w:val="000000"/>
                      </w:rPr>
                    </w:pPr>
                    <w:sdt>
                      <w:sdtPr>
                        <w:tag w:val="goog_rdk_77"/>
                        <w:id w:val="-1606571298"/>
                      </w:sdtPr>
                      <w:sdtContent>
                        <w:sdt>
                          <w:sdtPr>
                            <w:tag w:val="goog_rdk_78"/>
                            <w:id w:val="-161951329"/>
                            <w:showingPlcHdr/>
                          </w:sdtPr>
                          <w:sdtContent>
                            <w:r w:rsidR="00733282">
                              <w:t xml:space="preserve">     </w:t>
                            </w:r>
                          </w:sdtContent>
                        </w:sdt>
                      </w:sdtContent>
                    </w:sdt>
                  </w:p>
                </w:sdtContent>
              </w:sdt>
            </w:tc>
          </w:tr>
        </w:sdtContent>
      </w:sdt>
      <w:sdt>
        <w:sdtPr>
          <w:tag w:val="goog_rdk_80"/>
          <w:id w:val="-1676096492"/>
        </w:sdtPr>
        <w:sdtContent>
          <w:tr w:rsidR="000E499A" w14:paraId="737BA6EE" w14:textId="77777777">
            <w:trPr>
              <w:trHeight w:val="121"/>
              <w:ins w:author="Emmanuelle BUREAU" w:date="2025-07-25T08:40:00Z" w:id="49"/>
            </w:trPr>
            <w:tc>
              <w:tcPr>
                <w:tcW w:w="840" w:type="dxa"/>
                <w:tcMar>
                  <w:top w:w="100" w:type="dxa"/>
                  <w:left w:w="100" w:type="dxa"/>
                  <w:bottom w:w="100" w:type="dxa"/>
                  <w:right w:w="100" w:type="dxa"/>
                </w:tcMar>
              </w:tcPr>
              <w:sdt>
                <w:sdtPr>
                  <w:tag w:val="goog_rdk_83"/>
                  <w:id w:val="911772593"/>
                </w:sdtPr>
                <w:sdtContent>
                  <w:p w:rsidRPr="00754EED" w:rsidR="000E499A" w:rsidRDefault="00FC084D" w14:paraId="33CFEC6B" w14:textId="77777777">
                    <w:pPr>
                      <w:widowControl w:val="0"/>
                      <w:ind w:left="40"/>
                      <w:jc w:val="both"/>
                      <w:rPr>
                        <w:ins w:author="Emmanuelle BUREAU" w:date="2025-07-25T08:40:00Z" w:id="50"/>
                        <w:color w:val="0000FF"/>
                        <w:sz w:val="19"/>
                        <w:szCs w:val="19"/>
                      </w:rPr>
                    </w:pPr>
                    <w:sdt>
                      <w:sdtPr>
                        <w:tag w:val="goog_rdk_81"/>
                        <w:id w:val="-985163685"/>
                      </w:sdtPr>
                      <w:sdtContent>
                        <w:sdt>
                          <w:sdtPr>
                            <w:tag w:val="goog_rdk_82"/>
                            <w:id w:val="1205492514"/>
                          </w:sdtPr>
                          <w:sdtContent>
                            <w:ins w:author="Emmanuelle BUREAU" w:date="2025-07-25T08:40:00Z" w:id="51">
                              <w:r w:rsidRPr="0009439F" w:rsidR="005013D4">
                                <w:rPr>
                                  <w:color w:val="0000FF"/>
                                  <w:sz w:val="19"/>
                                  <w:szCs w:val="19"/>
                                </w:rPr>
                                <w:t>15</w:t>
                              </w:r>
                            </w:ins>
                          </w:sdtContent>
                        </w:sdt>
                      </w:sdtContent>
                    </w:sdt>
                  </w:p>
                </w:sdtContent>
              </w:sdt>
            </w:tc>
            <w:tc>
              <w:tcPr>
                <w:tcW w:w="6540" w:type="dxa"/>
                <w:tcMar>
                  <w:top w:w="100" w:type="dxa"/>
                  <w:left w:w="100" w:type="dxa"/>
                  <w:bottom w:w="100" w:type="dxa"/>
                  <w:right w:w="100" w:type="dxa"/>
                </w:tcMar>
              </w:tcPr>
              <w:sdt>
                <w:sdtPr>
                  <w:tag w:val="goog_rdk_86"/>
                  <w:id w:val="-1762791633"/>
                </w:sdtPr>
                <w:sdtContent>
                  <w:p w:rsidRPr="0009439F" w:rsidR="000E499A" w:rsidRDefault="00FC084D" w14:paraId="09D0B82B" w14:textId="77777777">
                    <w:pPr>
                      <w:widowControl w:val="0"/>
                      <w:ind w:left="36"/>
                      <w:jc w:val="both"/>
                      <w:rPr>
                        <w:ins w:author="Emmanuelle BUREAU" w:date="2025-07-25T08:40:00Z" w:id="52"/>
                        <w:rFonts w:ascii="Roboto" w:hAnsi="Roboto" w:eastAsia="Roboto" w:cs="Roboto"/>
                        <w:color w:val="0000FF"/>
                      </w:rPr>
                    </w:pPr>
                    <w:sdt>
                      <w:sdtPr>
                        <w:tag w:val="goog_rdk_84"/>
                        <w:id w:val="-688743327"/>
                      </w:sdtPr>
                      <w:sdtContent>
                        <w:sdt>
                          <w:sdtPr>
                            <w:tag w:val="goog_rdk_85"/>
                            <w:id w:val="-1240404133"/>
                          </w:sdtPr>
                          <w:sdtContent>
                            <w:ins w:author="Emmanuelle BUREAU" w:date="2025-07-25T08:40:00Z" w:id="53">
                              <w:r w:rsidRPr="0009439F" w:rsidR="005013D4">
                                <w:rPr>
                                  <w:rFonts w:ascii="Roboto" w:hAnsi="Roboto" w:eastAsia="Roboto" w:cs="Roboto"/>
                                  <w:color w:val="0000FF"/>
                                </w:rPr>
                                <w:t>Is monitoring of the interface  required or a cockpit available to track errors, status and interface activity? &gt;&gt; TS</w:t>
                              </w:r>
                            </w:ins>
                          </w:sdtContent>
                        </w:sdt>
                      </w:sdtContent>
                    </w:sdt>
                  </w:p>
                </w:sdtContent>
              </w:sdt>
              <w:sdt>
                <w:sdtPr>
                  <w:tag w:val="goog_rdk_89"/>
                  <w:id w:val="206959060"/>
                </w:sdtPr>
                <w:sdtContent>
                  <w:p w:rsidRPr="0041506C" w:rsidR="000E499A" w:rsidRDefault="00FC084D" w14:paraId="67584829" w14:textId="77777777">
                    <w:pPr>
                      <w:widowControl w:val="0"/>
                      <w:ind w:left="36"/>
                      <w:jc w:val="both"/>
                      <w:rPr>
                        <w:ins w:author="Emmanuelle BUREAU" w:date="2025-07-25T08:40:00Z" w:id="54"/>
                        <w:rFonts w:ascii="Roboto" w:hAnsi="Roboto" w:eastAsia="Roboto" w:cs="Roboto"/>
                        <w:color w:val="0000FF"/>
                      </w:rPr>
                    </w:pPr>
                    <w:sdt>
                      <w:sdtPr>
                        <w:tag w:val="goog_rdk_87"/>
                        <w:id w:val="2859400"/>
                      </w:sdtPr>
                      <w:sdtContent>
                        <w:sdt>
                          <w:sdtPr>
                            <w:tag w:val="goog_rdk_88"/>
                            <w:id w:val="1267060259"/>
                          </w:sdtPr>
                          <w:sdtContent>
                            <w:ins w:author="Emmanuelle BUREAU" w:date="2025-07-25T08:40:00Z" w:id="55">
                              <w:r w:rsidRPr="0009439F" w:rsidR="005013D4">
                                <w:rPr>
                                  <w:rFonts w:ascii="Roboto" w:hAnsi="Roboto" w:eastAsia="Roboto" w:cs="Roboto"/>
                                  <w:color w:val="0000FF"/>
                                </w:rPr>
                                <w:t xml:space="preserve">Is monitoring of the interface required ? </w:t>
                              </w:r>
                            </w:ins>
                          </w:sdtContent>
                        </w:sdt>
                      </w:sdtContent>
                    </w:sdt>
                  </w:p>
                </w:sdtContent>
              </w:sdt>
              <w:sdt>
                <w:sdtPr>
                  <w:tag w:val="goog_rdk_92"/>
                  <w:id w:val="1361937366"/>
                </w:sdtPr>
                <w:sdtContent>
                  <w:p w:rsidRPr="0041506C" w:rsidR="000E499A" w:rsidRDefault="00FC084D" w14:paraId="722B00AE" w14:textId="77777777">
                    <w:pPr>
                      <w:widowControl w:val="0"/>
                      <w:ind w:left="36"/>
                      <w:jc w:val="both"/>
                      <w:rPr>
                        <w:ins w:author="Emmanuelle BUREAU" w:date="2025-07-25T08:40:00Z" w:id="56"/>
                        <w:rFonts w:ascii="Roboto" w:hAnsi="Roboto" w:eastAsia="Roboto" w:cs="Roboto"/>
                        <w:color w:val="0000FF"/>
                      </w:rPr>
                    </w:pPr>
                    <w:sdt>
                      <w:sdtPr>
                        <w:tag w:val="goog_rdk_90"/>
                        <w:id w:val="1733855370"/>
                      </w:sdtPr>
                      <w:sdtContent>
                        <w:sdt>
                          <w:sdtPr>
                            <w:tag w:val="goog_rdk_91"/>
                            <w:id w:val="164943808"/>
                          </w:sdtPr>
                          <w:sdtContent/>
                        </w:sdt>
                      </w:sdtContent>
                    </w:sdt>
                  </w:p>
                </w:sdtContent>
              </w:sdt>
              <w:sdt>
                <w:sdtPr>
                  <w:tag w:val="goog_rdk_95"/>
                  <w:id w:val="1353312312"/>
                </w:sdtPr>
                <w:sdtContent>
                  <w:p w:rsidRPr="0041506C" w:rsidR="000E499A" w:rsidRDefault="00FC084D" w14:paraId="42C6D796" w14:textId="77777777">
                    <w:pPr>
                      <w:widowControl w:val="0"/>
                      <w:ind w:left="36"/>
                      <w:jc w:val="both"/>
                      <w:rPr>
                        <w:ins w:author="Emmanuelle BUREAU" w:date="2025-07-25T08:40:00Z" w:id="57"/>
                        <w:rFonts w:ascii="Roboto" w:hAnsi="Roboto" w:eastAsia="Roboto" w:cs="Roboto"/>
                        <w:color w:val="0000FF"/>
                      </w:rPr>
                    </w:pPr>
                    <w:sdt>
                      <w:sdtPr>
                        <w:tag w:val="goog_rdk_93"/>
                        <w:id w:val="-1494822938"/>
                      </w:sdtPr>
                      <w:sdtContent>
                        <w:sdt>
                          <w:sdtPr>
                            <w:tag w:val="goog_rdk_94"/>
                            <w:id w:val="727671334"/>
                          </w:sdtPr>
                          <w:sdtContent/>
                        </w:sdt>
                      </w:sdtContent>
                    </w:sdt>
                  </w:p>
                </w:sdtContent>
              </w:sdt>
            </w:tc>
            <w:tc>
              <w:tcPr>
                <w:tcW w:w="1971" w:type="dxa"/>
              </w:tcPr>
              <w:sdt>
                <w:sdtPr>
                  <w:tag w:val="goog_rdk_98"/>
                  <w:id w:val="-191940627"/>
                </w:sdtPr>
                <w:sdtContent>
                  <w:p w:rsidR="000E499A" w:rsidRDefault="00FC084D" w14:paraId="6E1831B3" w14:textId="77777777">
                    <w:pPr>
                      <w:pBdr>
                        <w:top w:val="nil"/>
                        <w:left w:val="nil"/>
                        <w:bottom w:val="nil"/>
                        <w:right w:val="nil"/>
                        <w:between w:val="nil"/>
                      </w:pBdr>
                      <w:rPr>
                        <w:ins w:author="Emmanuelle BUREAU" w:date="2025-07-25T08:40:00Z" w:id="58"/>
                        <w:rFonts w:ascii="Roboto" w:hAnsi="Roboto" w:eastAsia="Roboto" w:cs="Roboto"/>
                        <w:color w:val="000000"/>
                      </w:rPr>
                    </w:pPr>
                    <w:sdt>
                      <w:sdtPr>
                        <w:tag w:val="goog_rdk_96"/>
                        <w:id w:val="-462136595"/>
                      </w:sdtPr>
                      <w:sdtContent>
                        <w:sdt>
                          <w:sdtPr>
                            <w:tag w:val="goog_rdk_97"/>
                            <w:id w:val="1792767356"/>
                          </w:sdtPr>
                          <w:sdtContent/>
                        </w:sdt>
                      </w:sdtContent>
                    </w:sdt>
                  </w:p>
                </w:sdtContent>
              </w:sdt>
            </w:tc>
          </w:tr>
        </w:sdtContent>
      </w:sdt>
    </w:tbl>
    <w:p w:rsidR="000E499A" w:rsidP="07CC5FDB" w:rsidRDefault="005013D4" w14:paraId="4D308872" w14:textId="77777777">
      <w:pPr>
        <w:pBdr>
          <w:top w:val="nil"/>
          <w:left w:val="nil"/>
          <w:bottom w:val="nil"/>
          <w:right w:val="nil"/>
          <w:between w:val="nil"/>
        </w:pBdr>
        <w:spacing w:after="120"/>
        <w:rPr>
          <w:rFonts w:ascii="Roboto" w:hAnsi="Roboto" w:eastAsia="Roboto" w:cs="Roboto"/>
          <w:i/>
          <w:iCs/>
          <w:color w:val="000000"/>
          <w:lang w:val="en-US"/>
        </w:rPr>
      </w:pPr>
      <w:r w:rsidRPr="07CC5FDB">
        <w:rPr>
          <w:rFonts w:ascii="Roboto" w:hAnsi="Roboto" w:eastAsia="Roboto" w:cs="Roboto"/>
          <w:color w:val="000000" w:themeColor="text1"/>
          <w:lang w:val="en-US"/>
        </w:rPr>
        <w:t xml:space="preserve"> </w:t>
      </w:r>
      <w:r w:rsidRPr="07CC5FDB">
        <w:rPr>
          <w:rFonts w:ascii="Roboto" w:hAnsi="Roboto" w:eastAsia="Roboto" w:cs="Roboto"/>
          <w:i/>
          <w:iCs/>
          <w:color w:val="000000" w:themeColor="text1"/>
          <w:lang w:val="en-US"/>
        </w:rPr>
        <w:t>Complete the table below to reflect security requirements on a high level.</w:t>
      </w:r>
    </w:p>
    <w:p w:rsidR="000E499A" w:rsidRDefault="000E499A" w14:paraId="54E11D2A" w14:textId="77777777">
      <w:pPr>
        <w:pBdr>
          <w:top w:val="nil"/>
          <w:left w:val="nil"/>
          <w:bottom w:val="nil"/>
          <w:right w:val="nil"/>
          <w:between w:val="nil"/>
        </w:pBdr>
        <w:rPr>
          <w:rFonts w:ascii="Roboto" w:hAnsi="Roboto" w:eastAsia="Roboto" w:cs="Roboto"/>
          <w:color w:val="000000"/>
          <w:sz w:val="24"/>
          <w:szCs w:val="24"/>
        </w:rPr>
      </w:pPr>
    </w:p>
    <w:p w:rsidR="000E499A" w:rsidRDefault="005013D4" w14:paraId="5A566F4C" w14:textId="77777777">
      <w:pPr>
        <w:pBdr>
          <w:top w:val="nil"/>
          <w:left w:val="nil"/>
          <w:bottom w:val="nil"/>
          <w:right w:val="nil"/>
          <w:between w:val="nil"/>
        </w:pBdr>
        <w:rPr>
          <w:rFonts w:ascii="Roboto" w:hAnsi="Roboto" w:eastAsia="Roboto" w:cs="Roboto"/>
          <w:i/>
          <w:color w:val="000000"/>
        </w:rPr>
      </w:pPr>
      <w:r>
        <w:rPr>
          <w:rFonts w:ascii="Roboto" w:hAnsi="Roboto" w:eastAsia="Roboto" w:cs="Roboto"/>
          <w:i/>
          <w:color w:val="000000"/>
          <w:sz w:val="24"/>
          <w:szCs w:val="24"/>
        </w:rPr>
        <w:t xml:space="preserve"> </w:t>
      </w:r>
      <w:r>
        <w:rPr>
          <w:rFonts w:ascii="Roboto" w:hAnsi="Roboto" w:eastAsia="Roboto" w:cs="Roboto"/>
          <w:i/>
          <w:color w:val="000000"/>
        </w:rPr>
        <w:t>If answer to Security Questionnaire no 9 is Yes, please fill out the following details:</w:t>
      </w:r>
    </w:p>
    <w:p w:rsidR="000E499A" w:rsidRDefault="000E499A" w14:paraId="31126E5D" w14:textId="77777777">
      <w:pPr>
        <w:pBdr>
          <w:top w:val="nil"/>
          <w:left w:val="nil"/>
          <w:bottom w:val="nil"/>
          <w:right w:val="nil"/>
          <w:between w:val="nil"/>
        </w:pBdr>
        <w:rPr>
          <w:rFonts w:ascii="Roboto" w:hAnsi="Roboto" w:eastAsia="Roboto" w:cs="Roboto"/>
          <w:color w:val="000000"/>
          <w:sz w:val="24"/>
          <w:szCs w:val="24"/>
        </w:rPr>
      </w:pPr>
    </w:p>
    <w:tbl>
      <w:tblPr>
        <w:tblStyle w:val="a7"/>
        <w:tblW w:w="9518" w:type="dxa"/>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51"/>
        <w:gridCol w:w="2152"/>
        <w:gridCol w:w="2152"/>
        <w:gridCol w:w="3063"/>
      </w:tblGrid>
      <w:tr w:rsidR="000E499A" w:rsidTr="1BEDE2CE" w14:paraId="572FAEEA" w14:textId="77777777">
        <w:trPr>
          <w:trHeight w:val="389"/>
        </w:trPr>
        <w:tc>
          <w:tcPr>
            <w:tcW w:w="2152" w:type="dxa"/>
            <w:shd w:val="clear" w:color="auto" w:fill="17365D" w:themeFill="text2" w:themeFillShade="BF"/>
            <w:vAlign w:val="center"/>
          </w:tcPr>
          <w:p w:rsidR="000E499A" w:rsidP="1BA71EB1" w:rsidRDefault="351E423D" w14:paraId="50BCF258" w14:textId="77777777">
            <w:pPr>
              <w:pBdr>
                <w:top w:val="nil"/>
                <w:left w:val="nil"/>
                <w:bottom w:val="nil"/>
                <w:right w:val="nil"/>
                <w:between w:val="nil"/>
              </w:pBdr>
              <w:jc w:val="center"/>
              <w:rPr>
                <w:rFonts w:ascii="Roboto" w:hAnsi="Roboto" w:eastAsia="Roboto" w:cs="Roboto"/>
                <w:color w:val="FFFFFF" w:themeColor="background1"/>
                <w:sz w:val="18"/>
                <w:szCs w:val="18"/>
              </w:rPr>
            </w:pPr>
            <w:r w:rsidRPr="1BA71EB1">
              <w:rPr>
                <w:rFonts w:ascii="Roboto" w:hAnsi="Roboto" w:eastAsia="Roboto" w:cs="Roboto"/>
                <w:color w:val="FFFFFF" w:themeColor="background1"/>
                <w:sz w:val="24"/>
                <w:szCs w:val="24"/>
              </w:rPr>
              <w:t xml:space="preserve"> </w:t>
            </w:r>
            <w:r w:rsidRPr="1BA71EB1">
              <w:rPr>
                <w:rFonts w:ascii="Roboto" w:hAnsi="Roboto" w:eastAsia="Roboto" w:cs="Roboto"/>
                <w:b/>
                <w:bCs/>
                <w:color w:val="FFFFFF" w:themeColor="background1"/>
                <w:sz w:val="18"/>
                <w:szCs w:val="18"/>
              </w:rPr>
              <w:t xml:space="preserve">Business Role </w:t>
            </w:r>
          </w:p>
        </w:tc>
        <w:tc>
          <w:tcPr>
            <w:tcW w:w="2152" w:type="dxa"/>
            <w:shd w:val="clear" w:color="auto" w:fill="17365D" w:themeFill="text2" w:themeFillShade="BF"/>
            <w:vAlign w:val="center"/>
          </w:tcPr>
          <w:p w:rsidR="000E499A" w:rsidP="1BA71EB1" w:rsidRDefault="351E423D" w14:paraId="5E716E0C" w14:textId="77777777">
            <w:pPr>
              <w:pBdr>
                <w:top w:val="nil"/>
                <w:left w:val="nil"/>
                <w:bottom w:val="nil"/>
                <w:right w:val="nil"/>
                <w:between w:val="nil"/>
              </w:pBdr>
              <w:jc w:val="center"/>
              <w:rPr>
                <w:rFonts w:ascii="Roboto" w:hAnsi="Roboto" w:eastAsia="Roboto" w:cs="Roboto"/>
                <w:color w:val="FFFFFF" w:themeColor="background1"/>
                <w:sz w:val="18"/>
                <w:szCs w:val="18"/>
              </w:rPr>
            </w:pPr>
            <w:r w:rsidRPr="1BA71EB1">
              <w:rPr>
                <w:rFonts w:ascii="Roboto" w:hAnsi="Roboto" w:eastAsia="Roboto" w:cs="Roboto"/>
                <w:b/>
                <w:bCs/>
                <w:color w:val="FFFFFF" w:themeColor="background1"/>
                <w:sz w:val="18"/>
                <w:szCs w:val="18"/>
              </w:rPr>
              <w:t xml:space="preserve">Activity </w:t>
            </w:r>
          </w:p>
        </w:tc>
        <w:tc>
          <w:tcPr>
            <w:tcW w:w="2152" w:type="dxa"/>
            <w:shd w:val="clear" w:color="auto" w:fill="17365D" w:themeFill="text2" w:themeFillShade="BF"/>
            <w:vAlign w:val="center"/>
          </w:tcPr>
          <w:p w:rsidR="000E499A" w:rsidP="1BA71EB1" w:rsidRDefault="351E423D" w14:paraId="6DA474DD" w14:textId="77777777">
            <w:pPr>
              <w:pBdr>
                <w:top w:val="nil"/>
                <w:left w:val="nil"/>
                <w:bottom w:val="nil"/>
                <w:right w:val="nil"/>
                <w:between w:val="nil"/>
              </w:pBdr>
              <w:jc w:val="center"/>
              <w:rPr>
                <w:rFonts w:ascii="Roboto" w:hAnsi="Roboto" w:eastAsia="Roboto" w:cs="Roboto"/>
                <w:color w:val="FFFFFF" w:themeColor="background1"/>
                <w:sz w:val="18"/>
                <w:szCs w:val="18"/>
              </w:rPr>
            </w:pPr>
            <w:r w:rsidRPr="1BA71EB1">
              <w:rPr>
                <w:rFonts w:ascii="Roboto" w:hAnsi="Roboto" w:eastAsia="Roboto" w:cs="Roboto"/>
                <w:b/>
                <w:bCs/>
                <w:color w:val="FFFFFF" w:themeColor="background1"/>
                <w:sz w:val="18"/>
                <w:szCs w:val="18"/>
              </w:rPr>
              <w:t xml:space="preserve">Fiori Apps/Transaction Code(s) </w:t>
            </w:r>
          </w:p>
        </w:tc>
        <w:tc>
          <w:tcPr>
            <w:tcW w:w="3063" w:type="dxa"/>
            <w:shd w:val="clear" w:color="auto" w:fill="17365D" w:themeFill="text2" w:themeFillShade="BF"/>
            <w:vAlign w:val="center"/>
          </w:tcPr>
          <w:p w:rsidR="000E499A" w:rsidP="1BA71EB1" w:rsidRDefault="351E423D" w14:paraId="3E493A0C" w14:textId="77777777">
            <w:pPr>
              <w:pBdr>
                <w:top w:val="nil"/>
                <w:left w:val="nil"/>
                <w:bottom w:val="nil"/>
                <w:right w:val="nil"/>
                <w:between w:val="nil"/>
              </w:pBdr>
              <w:jc w:val="center"/>
              <w:rPr>
                <w:rFonts w:ascii="Roboto" w:hAnsi="Roboto" w:eastAsia="Roboto" w:cs="Roboto"/>
                <w:color w:val="FFFFFF" w:themeColor="background1"/>
                <w:sz w:val="18"/>
                <w:szCs w:val="18"/>
              </w:rPr>
            </w:pPr>
            <w:r w:rsidRPr="1BA71EB1">
              <w:rPr>
                <w:rFonts w:ascii="Roboto" w:hAnsi="Roboto" w:eastAsia="Roboto" w:cs="Roboto"/>
                <w:b/>
                <w:bCs/>
                <w:color w:val="FFFFFF" w:themeColor="background1"/>
                <w:sz w:val="18"/>
                <w:szCs w:val="18"/>
              </w:rPr>
              <w:t xml:space="preserve">Level of Security </w:t>
            </w:r>
          </w:p>
          <w:p w:rsidR="000E499A" w:rsidP="1BA71EB1" w:rsidRDefault="351E423D" w14:paraId="746663A8" w14:textId="77777777">
            <w:pPr>
              <w:pBdr>
                <w:top w:val="nil"/>
                <w:left w:val="nil"/>
                <w:bottom w:val="nil"/>
                <w:right w:val="nil"/>
                <w:between w:val="nil"/>
              </w:pBdr>
              <w:jc w:val="center"/>
              <w:rPr>
                <w:rFonts w:ascii="Roboto" w:hAnsi="Roboto" w:eastAsia="Roboto" w:cs="Roboto"/>
                <w:color w:val="FFFFFF" w:themeColor="background1"/>
                <w:sz w:val="18"/>
                <w:szCs w:val="18"/>
              </w:rPr>
            </w:pPr>
            <w:r w:rsidRPr="1BA71EB1">
              <w:rPr>
                <w:rFonts w:ascii="Roboto" w:hAnsi="Roboto" w:eastAsia="Roboto" w:cs="Roboto"/>
                <w:b/>
                <w:bCs/>
                <w:color w:val="FFFFFF" w:themeColor="background1"/>
                <w:sz w:val="18"/>
                <w:szCs w:val="18"/>
              </w:rPr>
              <w:t xml:space="preserve">(M – Maintain) </w:t>
            </w:r>
          </w:p>
          <w:p w:rsidR="000E499A" w:rsidP="1BA71EB1" w:rsidRDefault="351E423D" w14:paraId="756B8FA6" w14:textId="77777777">
            <w:pPr>
              <w:pBdr>
                <w:top w:val="nil"/>
                <w:left w:val="nil"/>
                <w:bottom w:val="nil"/>
                <w:right w:val="nil"/>
                <w:between w:val="nil"/>
              </w:pBdr>
              <w:jc w:val="center"/>
              <w:rPr>
                <w:rFonts w:ascii="Roboto" w:hAnsi="Roboto" w:eastAsia="Roboto" w:cs="Roboto"/>
                <w:color w:val="FFFFFF" w:themeColor="background1"/>
                <w:sz w:val="18"/>
                <w:szCs w:val="18"/>
              </w:rPr>
            </w:pPr>
            <w:r w:rsidRPr="1BA71EB1">
              <w:rPr>
                <w:rFonts w:ascii="Roboto" w:hAnsi="Roboto" w:eastAsia="Roboto" w:cs="Roboto"/>
                <w:b/>
                <w:bCs/>
                <w:color w:val="FFFFFF" w:themeColor="background1"/>
                <w:sz w:val="18"/>
                <w:szCs w:val="18"/>
              </w:rPr>
              <w:t xml:space="preserve">(D- Display) </w:t>
            </w:r>
          </w:p>
        </w:tc>
      </w:tr>
      <w:tr w:rsidR="000E499A" w:rsidTr="1BEDE2CE" w14:paraId="04CB4037" w14:textId="77777777">
        <w:trPr>
          <w:trHeight w:val="304"/>
        </w:trPr>
        <w:tc>
          <w:tcPr>
            <w:tcW w:w="2152" w:type="dxa"/>
          </w:tcPr>
          <w:p w:rsidR="000E499A" w:rsidP="1BEDE2CE" w:rsidRDefault="00754EED" w14:paraId="797B8652" w14:textId="4D31B554">
            <w:pPr>
              <w:pBdr>
                <w:top w:val="nil"/>
                <w:left w:val="nil"/>
                <w:bottom w:val="nil"/>
                <w:right w:val="nil"/>
                <w:between w:val="nil"/>
              </w:pBdr>
              <w:rPr>
                <w:rFonts w:ascii="Roboto" w:hAnsi="Roboto" w:eastAsia="Roboto" w:cs="Roboto"/>
                <w:color w:val="000000"/>
              </w:rPr>
            </w:pPr>
            <w:r>
              <w:rPr>
                <w:rFonts w:ascii="Roboto" w:hAnsi="Roboto" w:eastAsia="Roboto" w:cs="Roboto"/>
                <w:color w:val="000000"/>
              </w:rPr>
              <w:t>Post Goods</w:t>
            </w:r>
          </w:p>
        </w:tc>
        <w:tc>
          <w:tcPr>
            <w:tcW w:w="2152" w:type="dxa"/>
          </w:tcPr>
          <w:p w:rsidR="000E499A" w:rsidRDefault="00754EED" w14:paraId="0665E189" w14:textId="387003EE">
            <w:pPr>
              <w:pBdr>
                <w:top w:val="nil"/>
                <w:left w:val="nil"/>
                <w:bottom w:val="nil"/>
                <w:right w:val="nil"/>
                <w:between w:val="nil"/>
              </w:pBdr>
              <w:rPr>
                <w:rFonts w:ascii="Roboto" w:hAnsi="Roboto" w:eastAsia="Roboto" w:cs="Roboto"/>
                <w:color w:val="000000"/>
              </w:rPr>
            </w:pPr>
            <w:r>
              <w:rPr>
                <w:rFonts w:ascii="Roboto" w:hAnsi="Roboto" w:eastAsia="Roboto" w:cs="Roboto"/>
                <w:color w:val="000000"/>
              </w:rPr>
              <w:t>Posting GRN</w:t>
            </w:r>
            <w:r w:rsidR="005013D4">
              <w:rPr>
                <w:rFonts w:ascii="Roboto" w:hAnsi="Roboto" w:eastAsia="Roboto" w:cs="Roboto"/>
                <w:color w:val="000000"/>
              </w:rPr>
              <w:t xml:space="preserve"> </w:t>
            </w:r>
          </w:p>
        </w:tc>
        <w:tc>
          <w:tcPr>
            <w:tcW w:w="2152" w:type="dxa"/>
          </w:tcPr>
          <w:p w:rsidR="000E499A" w:rsidRDefault="00754EED" w14:paraId="607210DF" w14:textId="2EA04AF6">
            <w:pPr>
              <w:pBdr>
                <w:top w:val="nil"/>
                <w:left w:val="nil"/>
                <w:bottom w:val="nil"/>
                <w:right w:val="nil"/>
                <w:between w:val="nil"/>
              </w:pBdr>
              <w:rPr>
                <w:rFonts w:ascii="Roboto" w:hAnsi="Roboto" w:eastAsia="Roboto" w:cs="Roboto"/>
                <w:color w:val="000000"/>
              </w:rPr>
            </w:pPr>
            <w:r>
              <w:rPr>
                <w:rFonts w:ascii="Roboto" w:hAnsi="Roboto" w:eastAsia="Roboto" w:cs="Roboto"/>
                <w:color w:val="000000"/>
              </w:rPr>
              <w:t>MIGO, COR6N, MFBF</w:t>
            </w:r>
          </w:p>
        </w:tc>
        <w:tc>
          <w:tcPr>
            <w:tcW w:w="3063" w:type="dxa"/>
          </w:tcPr>
          <w:p w:rsidR="000E499A" w:rsidRDefault="005013D4" w14:paraId="3B62397C"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M </w:t>
            </w:r>
          </w:p>
        </w:tc>
      </w:tr>
    </w:tbl>
    <w:sdt>
      <w:sdtPr>
        <w:rPr>
          <w:rStyle w:val="PlaceholderText"/>
          <w:rFonts w:ascii="Roboto" w:hAnsi="Roboto" w:eastAsia="Roboto" w:cs="Roboto"/>
        </w:rPr>
        <w:tag w:val="goog_rdk_102"/>
        <w:id w:val="-1934446540"/>
        <w:placeholder>
          <w:docPart w:val="DefaultPlaceholder_1081868574"/>
        </w:placeholder>
      </w:sdtPr>
      <w:sdtContent>
        <w:p w:rsidRPr="000E499A" w:rsidR="000E499A" w:rsidP="1BEDE2CE" w:rsidRDefault="00FC084D" w14:paraId="2DE403A5" w14:textId="32E5F818">
          <w:pPr>
            <w:pBdr>
              <w:top w:val="nil"/>
              <w:left w:val="nil"/>
              <w:bottom w:val="nil"/>
              <w:right w:val="nil"/>
              <w:between w:val="nil"/>
            </w:pBdr>
            <w:rPr>
              <w:rStyle w:val="PlaceholderText"/>
              <w:rFonts w:ascii="Roboto" w:hAnsi="Roboto" w:eastAsia="Roboto" w:cs="Roboto"/>
            </w:rPr>
          </w:pPr>
          <w:sdt>
            <w:sdtPr>
              <w:rPr>
                <w:rStyle w:val="PlaceholderText"/>
                <w:rFonts w:ascii="Roboto" w:hAnsi="Roboto" w:eastAsia="Roboto" w:cs="Roboto"/>
              </w:rPr>
              <w:tag w:val="goog_rdk_100"/>
              <w:id w:val="-1468154429"/>
              <w:showingPlcHdr/>
            </w:sdtPr>
            <w:sdtContent>
              <w:r w:rsidRPr="1BEDE2CE" w:rsidR="1ED1E8D3">
                <w:rPr>
                  <w:rStyle w:val="PlaceholderText"/>
                  <w:rFonts w:ascii="Roboto" w:hAnsi="Roboto" w:eastAsia="Roboto" w:cs="Roboto"/>
                </w:rPr>
                <w:t xml:space="preserve">     </w:t>
              </w:r>
            </w:sdtContent>
          </w:sdt>
        </w:p>
        <w:p w:rsidR="7446B730" w:rsidP="1BEDE2CE" w:rsidRDefault="7446B730" w14:paraId="5B2297AC" w14:textId="1947DC6C">
          <w:pPr>
            <w:pBdr>
              <w:top w:val="nil"/>
              <w:left w:val="nil"/>
              <w:bottom w:val="nil"/>
              <w:right w:val="nil"/>
              <w:between w:val="nil"/>
            </w:pBdr>
            <w:rPr>
              <w:rStyle w:val="PlaceholderText"/>
              <w:rFonts w:ascii="Roboto" w:hAnsi="Roboto" w:eastAsia="Roboto" w:cs="Roboto"/>
              <w:i/>
              <w:iCs/>
              <w:color w:val="C00000"/>
              <w:u w:val="single"/>
              <w:lang w:val="en-US"/>
            </w:rPr>
          </w:pPr>
          <w:r w:rsidRPr="1BEDE2CE">
            <w:rPr>
              <w:rStyle w:val="PlaceholderText"/>
              <w:rFonts w:ascii="Roboto" w:hAnsi="Roboto" w:eastAsia="Roboto" w:cs="Roboto"/>
              <w:i/>
              <w:iCs/>
              <w:color w:val="C00000"/>
              <w:u w:val="single"/>
              <w:lang w:val="en-US"/>
            </w:rPr>
            <w:t>If answer to Security Questionnaire no 12 is Yes, please fill out the following details:</w:t>
          </w:r>
        </w:p>
        <w:p w:rsidR="1BEDE2CE" w:rsidP="1BEDE2CE" w:rsidRDefault="1BEDE2CE" w14:paraId="0F1B1E3A" w14:textId="2F162443">
          <w:pPr>
            <w:pBdr>
              <w:top w:val="nil"/>
              <w:left w:val="nil"/>
              <w:bottom w:val="nil"/>
              <w:right w:val="nil"/>
              <w:between w:val="nil"/>
            </w:pBdr>
            <w:rPr>
              <w:rStyle w:val="PlaceholderText"/>
              <w:rFonts w:ascii="Roboto" w:hAnsi="Roboto" w:eastAsia="Roboto" w:cs="Roboto"/>
              <w:i/>
              <w:iCs/>
              <w:color w:val="C00000"/>
              <w:u w:val="single"/>
              <w:lang w:val="en-US"/>
            </w:rPr>
          </w:pPr>
        </w:p>
        <w:tbl>
          <w:tblPr>
            <w:tblStyle w:val="TableGrid"/>
            <w:tblW w:w="0" w:type="auto"/>
            <w:tblLook w:val="06A0" w:firstRow="1" w:lastRow="0" w:firstColumn="1" w:lastColumn="0" w:noHBand="1" w:noVBand="1"/>
          </w:tblPr>
          <w:tblGrid>
            <w:gridCol w:w="9350"/>
          </w:tblGrid>
          <w:tr w:rsidR="1BEDE2CE" w:rsidTr="1BEDE2CE" w14:paraId="25D050EE" w14:textId="77777777">
            <w:trPr>
              <w:trHeight w:val="432"/>
            </w:trPr>
            <w:tc>
              <w:tcPr>
                <w:tcW w:w="9360" w:type="dxa"/>
                <w:shd w:val="clear" w:color="auto" w:fill="DBE5F1" w:themeFill="accent1" w:themeFillTint="33"/>
                <w:vAlign w:val="center"/>
              </w:tcPr>
              <w:p w:rsidR="7446B730" w:rsidP="1BEDE2CE" w:rsidRDefault="7446B730" w14:paraId="42F21A7B" w14:textId="235335E6">
                <w:pPr>
                  <w:rPr>
                    <w:rStyle w:val="PlaceholderText"/>
                    <w:rFonts w:ascii="Roboto" w:hAnsi="Roboto" w:eastAsia="Roboto" w:cs="Roboto"/>
                    <w:color w:val="auto"/>
                    <w:lang w:val="en-US"/>
                  </w:rPr>
                </w:pPr>
                <w:r w:rsidRPr="1BEDE2CE">
                  <w:rPr>
                    <w:rStyle w:val="PlaceholderText"/>
                    <w:rFonts w:ascii="Roboto" w:hAnsi="Roboto" w:eastAsia="Roboto" w:cs="Roboto"/>
                    <w:color w:val="auto"/>
                    <w:lang w:val="en-US"/>
                  </w:rPr>
                  <w:t>Specif</w:t>
                </w:r>
                <w:r w:rsidRPr="1BEDE2CE" w:rsidR="676C8F90">
                  <w:rPr>
                    <w:rStyle w:val="PlaceholderText"/>
                    <w:rFonts w:ascii="Roboto" w:hAnsi="Roboto" w:eastAsia="Roboto" w:cs="Roboto"/>
                    <w:color w:val="auto"/>
                    <w:lang w:val="en-US"/>
                  </w:rPr>
                  <w:t>y</w:t>
                </w:r>
                <w:r w:rsidRPr="1BEDE2CE">
                  <w:rPr>
                    <w:rStyle w:val="PlaceholderText"/>
                    <w:rFonts w:ascii="Roboto" w:hAnsi="Roboto" w:eastAsia="Roboto" w:cs="Roboto"/>
                    <w:color w:val="auto"/>
                    <w:lang w:val="en-US"/>
                  </w:rPr>
                  <w:t xml:space="preserve"> if access is internet-facing or cross-zone, and what protections apply</w:t>
                </w:r>
              </w:p>
            </w:tc>
          </w:tr>
          <w:tr w:rsidR="1BEDE2CE" w:rsidTr="1BEDE2CE" w14:paraId="5A6DA9AC" w14:textId="77777777">
            <w:trPr>
              <w:trHeight w:val="432"/>
            </w:trPr>
            <w:tc>
              <w:tcPr>
                <w:tcW w:w="9360" w:type="dxa"/>
                <w:shd w:val="clear" w:color="auto" w:fill="DBE5F1" w:themeFill="accent1" w:themeFillTint="33"/>
              </w:tcPr>
              <w:p w:rsidR="1BEDE2CE" w:rsidP="1BEDE2CE" w:rsidRDefault="1BEDE2CE" w14:paraId="3BB83298" w14:textId="351028DD">
                <w:pPr>
                  <w:rPr>
                    <w:rStyle w:val="PlaceholderText"/>
                    <w:rFonts w:ascii="Roboto" w:hAnsi="Roboto" w:eastAsia="Roboto" w:cs="Roboto"/>
                    <w:i/>
                    <w:iCs/>
                    <w:color w:val="C00000"/>
                    <w:u w:val="single"/>
                    <w:lang w:val="en-US"/>
                  </w:rPr>
                </w:pPr>
              </w:p>
            </w:tc>
          </w:tr>
        </w:tbl>
        <w:p w:rsidR="1BEDE2CE" w:rsidP="1BEDE2CE" w:rsidRDefault="1BEDE2CE" w14:paraId="38715EBF" w14:textId="63BD1571">
          <w:pPr>
            <w:pBdr>
              <w:top w:val="nil"/>
              <w:left w:val="nil"/>
              <w:bottom w:val="nil"/>
              <w:right w:val="nil"/>
              <w:between w:val="nil"/>
            </w:pBdr>
            <w:rPr>
              <w:rStyle w:val="PlaceholderText"/>
              <w:rFonts w:ascii="Roboto" w:hAnsi="Roboto" w:eastAsia="Roboto" w:cs="Roboto"/>
            </w:rPr>
          </w:pPr>
        </w:p>
        <w:p w:rsidR="7446B730" w:rsidP="1BEDE2CE" w:rsidRDefault="7446B730" w14:paraId="4816985F" w14:textId="7CEABC08">
          <w:pPr>
            <w:pBdr>
              <w:top w:val="nil"/>
              <w:left w:val="nil"/>
              <w:bottom w:val="nil"/>
              <w:right w:val="nil"/>
              <w:between w:val="nil"/>
            </w:pBdr>
            <w:rPr>
              <w:rStyle w:val="PlaceholderText"/>
              <w:rFonts w:ascii="Roboto" w:hAnsi="Roboto" w:eastAsia="Roboto" w:cs="Roboto"/>
              <w:i/>
              <w:iCs/>
              <w:color w:val="C00000"/>
              <w:u w:val="single"/>
              <w:lang w:val="en-US"/>
            </w:rPr>
          </w:pPr>
          <w:r w:rsidRPr="1BEDE2CE">
            <w:rPr>
              <w:rStyle w:val="PlaceholderText"/>
              <w:rFonts w:ascii="Roboto" w:hAnsi="Roboto" w:eastAsia="Roboto" w:cs="Roboto"/>
              <w:i/>
              <w:iCs/>
              <w:color w:val="C00000"/>
              <w:u w:val="single"/>
              <w:lang w:val="en-US"/>
            </w:rPr>
            <w:t>If answer to Security Questionnaire no 14 is Yes, please fill out the following details:</w:t>
          </w:r>
        </w:p>
        <w:p w:rsidR="1BEDE2CE" w:rsidP="1BEDE2CE" w:rsidRDefault="1BEDE2CE" w14:paraId="4BCAD262" w14:textId="6F371F65">
          <w:pPr>
            <w:pBdr>
              <w:top w:val="nil"/>
              <w:left w:val="nil"/>
              <w:bottom w:val="nil"/>
              <w:right w:val="nil"/>
              <w:between w:val="nil"/>
            </w:pBdr>
            <w:rPr>
              <w:rStyle w:val="PlaceholderText"/>
              <w:rFonts w:ascii="Roboto" w:hAnsi="Roboto" w:eastAsia="Roboto" w:cs="Roboto"/>
            </w:rPr>
          </w:pPr>
        </w:p>
        <w:tbl>
          <w:tblPr>
            <w:tblStyle w:val="TableGrid"/>
            <w:tblW w:w="0" w:type="auto"/>
            <w:tblLook w:val="06A0" w:firstRow="1" w:lastRow="0" w:firstColumn="1" w:lastColumn="0" w:noHBand="1" w:noVBand="1"/>
          </w:tblPr>
          <w:tblGrid>
            <w:gridCol w:w="9350"/>
          </w:tblGrid>
          <w:tr w:rsidR="1BEDE2CE" w:rsidTr="1BEDE2CE" w14:paraId="21AEF17B" w14:textId="77777777">
            <w:trPr>
              <w:trHeight w:val="432"/>
            </w:trPr>
            <w:tc>
              <w:tcPr>
                <w:tcW w:w="9360" w:type="dxa"/>
                <w:shd w:val="clear" w:color="auto" w:fill="DBE5F1" w:themeFill="accent1" w:themeFillTint="33"/>
                <w:vAlign w:val="center"/>
              </w:tcPr>
              <w:p w:rsidR="58D7B5FF" w:rsidP="1BEDE2CE" w:rsidRDefault="58D7B5FF" w14:paraId="699BBBED" w14:textId="532CBC92">
                <w:pPr>
                  <w:spacing w:line="259" w:lineRule="auto"/>
                </w:pPr>
                <w:r w:rsidRPr="1BEDE2CE">
                  <w:rPr>
                    <w:rStyle w:val="PlaceholderText"/>
                    <w:rFonts w:ascii="Roboto" w:hAnsi="Roboto" w:eastAsia="Roboto" w:cs="Roboto"/>
                    <w:color w:val="auto"/>
                    <w:lang w:val="en-US"/>
                  </w:rPr>
                  <w:t>If yes, specify location of the temporary files, access controls, and how automatic purging is set.</w:t>
                </w:r>
              </w:p>
            </w:tc>
          </w:tr>
          <w:tr w:rsidR="1BEDE2CE" w:rsidTr="1BEDE2CE" w14:paraId="0E71E24C" w14:textId="77777777">
            <w:trPr>
              <w:trHeight w:val="432"/>
            </w:trPr>
            <w:tc>
              <w:tcPr>
                <w:tcW w:w="9360" w:type="dxa"/>
                <w:shd w:val="clear" w:color="auto" w:fill="DBE5F1" w:themeFill="accent1" w:themeFillTint="33"/>
                <w:vAlign w:val="center"/>
              </w:tcPr>
              <w:p w:rsidR="1BEDE2CE" w:rsidP="1BEDE2CE" w:rsidRDefault="1BEDE2CE" w14:paraId="20BA2BED" w14:textId="351028DD">
                <w:pPr>
                  <w:rPr>
                    <w:rStyle w:val="PlaceholderText"/>
                    <w:rFonts w:ascii="Roboto" w:hAnsi="Roboto" w:eastAsia="Roboto" w:cs="Roboto"/>
                    <w:i/>
                    <w:iCs/>
                    <w:color w:val="C00000"/>
                    <w:u w:val="single"/>
                    <w:lang w:val="en-US"/>
                  </w:rPr>
                </w:pPr>
              </w:p>
            </w:tc>
          </w:tr>
        </w:tbl>
        <w:p w:rsidR="1BEDE2CE" w:rsidP="1BEDE2CE" w:rsidRDefault="1BEDE2CE" w14:paraId="273DC1C2" w14:textId="6F927C19">
          <w:pPr>
            <w:pBdr>
              <w:top w:val="nil"/>
              <w:left w:val="nil"/>
              <w:bottom w:val="nil"/>
              <w:right w:val="nil"/>
              <w:between w:val="nil"/>
            </w:pBdr>
            <w:rPr>
              <w:rStyle w:val="PlaceholderText"/>
            </w:rPr>
          </w:pPr>
        </w:p>
        <w:p w:rsidR="1BEDE2CE" w:rsidP="1BEDE2CE" w:rsidRDefault="1BEDE2CE" w14:paraId="05FFD146" w14:textId="0ABA78FE">
          <w:pPr>
            <w:rPr>
              <w:rFonts w:ascii="Roboto" w:hAnsi="Roboto" w:eastAsia="Roboto" w:cs="Roboto"/>
              <w:b/>
              <w:bCs/>
              <w:color w:val="000000" w:themeColor="text1"/>
            </w:rPr>
          </w:pPr>
        </w:p>
        <w:p w:rsidR="1BEDE2CE" w:rsidRDefault="1BEDE2CE" w14:paraId="1CFBE728" w14:textId="53A5154A">
          <w:r w:rsidRPr="1BEDE2CE">
            <w:rPr>
              <w:rStyle w:val="PlaceholderText"/>
              <w:rFonts w:ascii="Roboto" w:hAnsi="Roboto" w:eastAsia="Roboto" w:cs="Roboto"/>
            </w:rPr>
            <w:t>￼</w:t>
          </w:r>
          <w:r>
            <w:br w:type="page"/>
          </w:r>
        </w:p>
        <w:p w:rsidR="43E6465A" w:rsidP="1BEDE2CE" w:rsidRDefault="43E6465A" w14:paraId="0B587018" w14:textId="71E22E8D">
          <w:pPr>
            <w:rPr>
              <w:rFonts w:ascii="Roboto" w:hAnsi="Roboto" w:eastAsia="Roboto" w:cs="Roboto"/>
              <w:b/>
              <w:bCs/>
              <w:color w:val="000000" w:themeColor="text1"/>
            </w:rPr>
          </w:pPr>
          <w:r w:rsidRPr="1BEDE2CE">
            <w:rPr>
              <w:rFonts w:ascii="Roboto" w:hAnsi="Roboto" w:eastAsia="Roboto" w:cs="Roboto"/>
              <w:b/>
              <w:bCs/>
              <w:color w:val="000000" w:themeColor="text1"/>
            </w:rPr>
            <w:t>Custom Tables / Programs</w:t>
          </w:r>
          <w:r>
            <w:br/>
          </w:r>
          <w:r w:rsidRPr="1BEDE2CE">
            <w:rPr>
              <w:rFonts w:ascii="Roboto" w:hAnsi="Roboto" w:eastAsia="Roboto" w:cs="Roboto"/>
              <w:b/>
              <w:bCs/>
              <w:color w:val="000000" w:themeColor="text1"/>
            </w:rPr>
            <w:t xml:space="preserve"> </w:t>
          </w:r>
        </w:p>
        <w:p w:rsidR="43E6465A" w:rsidP="1BEDE2CE" w:rsidRDefault="43E6465A" w14:paraId="719181B5" w14:textId="4D49C0D0">
          <w:pPr>
            <w:spacing w:after="120"/>
          </w:pPr>
          <w:r w:rsidRPr="1BEDE2CE">
            <w:rPr>
              <w:rFonts w:ascii="Roboto" w:hAnsi="Roboto" w:eastAsia="Roboto" w:cs="Roboto"/>
              <w:i/>
              <w:iCs/>
              <w:color w:val="000000" w:themeColor="text1"/>
            </w:rPr>
            <w:t>Complete the table below to reflect custom tables and programs to be secured (if any)</w:t>
          </w:r>
        </w:p>
        <w:tbl>
          <w:tblPr>
            <w:tblW w:w="0" w:type="auto"/>
            <w:tblLook w:val="06A0" w:firstRow="1" w:lastRow="0" w:firstColumn="1" w:lastColumn="0" w:noHBand="1" w:noVBand="1"/>
          </w:tblPr>
          <w:tblGrid>
            <w:gridCol w:w="1864"/>
            <w:gridCol w:w="1852"/>
            <w:gridCol w:w="1871"/>
            <w:gridCol w:w="1877"/>
            <w:gridCol w:w="1876"/>
          </w:tblGrid>
          <w:tr w:rsidR="1BEDE2CE" w:rsidTr="1BEDE2CE" w14:paraId="7E2BA4BD" w14:textId="77777777">
            <w:trPr>
              <w:trHeight w:val="255"/>
            </w:trPr>
            <w:tc>
              <w:tcPr>
                <w:tcW w:w="18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BEDE2CE" w:rsidP="1BEDE2CE" w:rsidRDefault="1BEDE2CE" w14:paraId="38F048B8" w14:textId="0A1B1CCA">
                <w:r w:rsidRPr="1BEDE2CE">
                  <w:rPr>
                    <w:rFonts w:ascii="Roboto" w:hAnsi="Roboto" w:eastAsia="Roboto" w:cs="Roboto"/>
                    <w:b/>
                    <w:bCs/>
                    <w:color w:val="000000" w:themeColor="text1"/>
                    <w:sz w:val="18"/>
                    <w:szCs w:val="18"/>
                  </w:rPr>
                  <w:t xml:space="preserve">Object Type </w:t>
                </w:r>
              </w:p>
            </w:tc>
            <w:tc>
              <w:tcPr>
                <w:tcW w:w="18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BEDE2CE" w:rsidP="1BEDE2CE" w:rsidRDefault="1BEDE2CE" w14:paraId="5DBAB909" w14:textId="406F28BB">
                <w:r w:rsidRPr="1BEDE2CE">
                  <w:rPr>
                    <w:rFonts w:ascii="Roboto" w:hAnsi="Roboto" w:eastAsia="Roboto" w:cs="Roboto"/>
                    <w:b/>
                    <w:bCs/>
                    <w:color w:val="000000" w:themeColor="text1"/>
                    <w:sz w:val="18"/>
                    <w:szCs w:val="18"/>
                  </w:rPr>
                  <w:t xml:space="preserve">Name </w:t>
                </w:r>
              </w:p>
            </w:tc>
            <w:tc>
              <w:tcPr>
                <w:tcW w:w="18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BEDE2CE" w:rsidP="1BEDE2CE" w:rsidRDefault="1BEDE2CE" w14:paraId="7A00AD8A" w14:textId="26AB4CF1">
                <w:r w:rsidRPr="1BEDE2CE">
                  <w:rPr>
                    <w:rFonts w:ascii="Roboto" w:hAnsi="Roboto" w:eastAsia="Roboto" w:cs="Roboto"/>
                    <w:b/>
                    <w:bCs/>
                    <w:color w:val="000000" w:themeColor="text1"/>
                    <w:sz w:val="18"/>
                    <w:szCs w:val="18"/>
                  </w:rPr>
                  <w:t xml:space="preserve">Transaction Code </w:t>
                </w:r>
              </w:p>
            </w:tc>
            <w:tc>
              <w:tcPr>
                <w:tcW w:w="18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BEDE2CE" w:rsidP="1BEDE2CE" w:rsidRDefault="1BEDE2CE" w14:paraId="37ACC820" w14:textId="15A61E9A">
                <w:r w:rsidRPr="1BEDE2CE">
                  <w:rPr>
                    <w:rFonts w:ascii="Roboto" w:hAnsi="Roboto" w:eastAsia="Roboto" w:cs="Roboto"/>
                    <w:b/>
                    <w:bCs/>
                    <w:color w:val="000000" w:themeColor="text1"/>
                    <w:sz w:val="18"/>
                    <w:szCs w:val="18"/>
                  </w:rPr>
                  <w:t xml:space="preserve">Authorization Group </w:t>
                </w:r>
              </w:p>
            </w:tc>
            <w:tc>
              <w:tcPr>
                <w:tcW w:w="18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BEDE2CE" w:rsidP="1BEDE2CE" w:rsidRDefault="1BEDE2CE" w14:paraId="24940543" w14:textId="7F1CAEBD">
                <w:r w:rsidRPr="1BEDE2CE">
                  <w:rPr>
                    <w:rFonts w:ascii="Roboto" w:hAnsi="Roboto" w:eastAsia="Roboto" w:cs="Roboto"/>
                    <w:b/>
                    <w:bCs/>
                    <w:color w:val="000000" w:themeColor="text1"/>
                    <w:sz w:val="18"/>
                    <w:szCs w:val="18"/>
                  </w:rPr>
                  <w:t xml:space="preserve">Level of Security </w:t>
                </w:r>
              </w:p>
            </w:tc>
          </w:tr>
          <w:tr w:rsidR="1BEDE2CE" w:rsidTr="1BEDE2CE" w14:paraId="1F7FD958" w14:textId="77777777">
            <w:trPr>
              <w:trHeight w:val="1035"/>
            </w:trPr>
            <w:tc>
              <w:tcPr>
                <w:tcW w:w="18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BEDE2CE" w:rsidP="1BEDE2CE" w:rsidRDefault="1BEDE2CE" w14:paraId="0E2E0744" w14:textId="5F3F3EB7">
                <w:r w:rsidRPr="1BEDE2CE">
                  <w:rPr>
                    <w:rFonts w:ascii="Roboto" w:hAnsi="Roboto" w:eastAsia="Roboto" w:cs="Roboto"/>
                    <w:color w:val="000000" w:themeColor="text1"/>
                  </w:rPr>
                  <w:t xml:space="preserve">Indicate object </w:t>
                </w:r>
              </w:p>
              <w:p w:rsidR="1BEDE2CE" w:rsidP="1BEDE2CE" w:rsidRDefault="1BEDE2CE" w14:paraId="5011839A" w14:textId="1D640822">
                <w:r w:rsidRPr="1BEDE2CE">
                  <w:rPr>
                    <w:rFonts w:ascii="Roboto" w:hAnsi="Roboto" w:eastAsia="Roboto" w:cs="Roboto"/>
                    <w:color w:val="000000" w:themeColor="text1"/>
                  </w:rPr>
                  <w:t xml:space="preserve">Object can be: </w:t>
                </w:r>
              </w:p>
              <w:p w:rsidR="1BEDE2CE" w:rsidP="1BEDE2CE" w:rsidRDefault="1BEDE2CE" w14:paraId="61589190" w14:textId="694C3EC9">
                <w:r w:rsidRPr="1BEDE2CE">
                  <w:rPr>
                    <w:rFonts w:ascii="Roboto" w:hAnsi="Roboto" w:eastAsia="Roboto" w:cs="Roboto"/>
                    <w:color w:val="000000" w:themeColor="text1"/>
                  </w:rPr>
                  <w:t xml:space="preserve">Program </w:t>
                </w:r>
              </w:p>
              <w:p w:rsidR="1BEDE2CE" w:rsidP="1BEDE2CE" w:rsidRDefault="1BEDE2CE" w14:paraId="6F704C02" w14:textId="43E36270">
                <w:r w:rsidRPr="1BEDE2CE">
                  <w:rPr>
                    <w:rFonts w:ascii="Roboto" w:hAnsi="Roboto" w:eastAsia="Roboto" w:cs="Roboto"/>
                    <w:color w:val="000000" w:themeColor="text1"/>
                  </w:rPr>
                  <w:t xml:space="preserve">Table </w:t>
                </w:r>
              </w:p>
              <w:p w:rsidR="1BEDE2CE" w:rsidP="1BEDE2CE" w:rsidRDefault="1BEDE2CE" w14:paraId="4280C23B" w14:textId="0377CBB7">
                <w:r w:rsidRPr="1BEDE2CE">
                  <w:rPr>
                    <w:rFonts w:ascii="Roboto" w:hAnsi="Roboto" w:eastAsia="Roboto" w:cs="Roboto"/>
                    <w:color w:val="000000" w:themeColor="text1"/>
                  </w:rPr>
                  <w:t xml:space="preserve">Message Type </w:t>
                </w:r>
              </w:p>
              <w:p w:rsidR="1BEDE2CE" w:rsidP="1BEDE2CE" w:rsidRDefault="1BEDE2CE" w14:paraId="169CAE38" w14:textId="470C8845">
                <w:r w:rsidRPr="1BEDE2CE">
                  <w:rPr>
                    <w:rFonts w:ascii="Roboto" w:hAnsi="Roboto" w:eastAsia="Roboto" w:cs="Roboto"/>
                    <w:color w:val="000000" w:themeColor="text1"/>
                  </w:rPr>
                  <w:t xml:space="preserve">Interface Scenario </w:t>
                </w:r>
              </w:p>
            </w:tc>
            <w:tc>
              <w:tcPr>
                <w:tcW w:w="18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BEDE2CE" w:rsidP="1BEDE2CE" w:rsidRDefault="1BEDE2CE" w14:paraId="70DA0653" w14:textId="1C571F34">
                <w:r w:rsidRPr="1BEDE2CE">
                  <w:rPr>
                    <w:rFonts w:ascii="Roboto" w:hAnsi="Roboto" w:eastAsia="Roboto" w:cs="Roboto"/>
                    <w:color w:val="000000" w:themeColor="text1"/>
                  </w:rPr>
                  <w:t xml:space="preserve">Insert the object </w:t>
                </w:r>
              </w:p>
            </w:tc>
            <w:tc>
              <w:tcPr>
                <w:tcW w:w="18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BEDE2CE" w:rsidP="1BEDE2CE" w:rsidRDefault="1BEDE2CE" w14:paraId="152EFDE8" w14:textId="60AE4499">
                <w:r w:rsidRPr="1BEDE2CE">
                  <w:rPr>
                    <w:rFonts w:ascii="Roboto" w:hAnsi="Roboto" w:eastAsia="Roboto" w:cs="Roboto"/>
                    <w:color w:val="000000" w:themeColor="text1"/>
                  </w:rPr>
                  <w:t xml:space="preserve">List the custom transaction code that will be used to access </w:t>
                </w:r>
              </w:p>
            </w:tc>
            <w:tc>
              <w:tcPr>
                <w:tcW w:w="18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BEDE2CE" w:rsidP="1BEDE2CE" w:rsidRDefault="1BEDE2CE" w14:paraId="68DA0D46" w14:textId="599ED712">
                <w:r w:rsidRPr="1BEDE2CE">
                  <w:rPr>
                    <w:rFonts w:ascii="Roboto" w:hAnsi="Roboto" w:eastAsia="Roboto" w:cs="Roboto"/>
                    <w:color w:val="000000" w:themeColor="text1"/>
                  </w:rPr>
                  <w:t xml:space="preserve">Enter the authorization group that should be assigned </w:t>
                </w:r>
              </w:p>
            </w:tc>
            <w:tc>
              <w:tcPr>
                <w:tcW w:w="1898"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tcPr>
              <w:p w:rsidR="1BEDE2CE" w:rsidP="1BEDE2CE" w:rsidRDefault="1BEDE2CE" w14:paraId="29C01263" w14:textId="1AD068A1">
                <w:r w:rsidRPr="1BEDE2CE">
                  <w:rPr>
                    <w:rFonts w:ascii="Roboto" w:hAnsi="Roboto" w:eastAsia="Roboto" w:cs="Roboto"/>
                    <w:color w:val="000000" w:themeColor="text1"/>
                  </w:rPr>
                  <w:t xml:space="preserve">List restrictions that should be in place (e.g., company code, sales organization, etc.) </w:t>
                </w:r>
              </w:p>
            </w:tc>
          </w:tr>
        </w:tbl>
        <w:p w:rsidR="43E6465A" w:rsidP="1BEDE2CE" w:rsidRDefault="43E6465A" w14:paraId="57D904CD" w14:textId="4FFD16C1">
          <w:pPr>
            <w:spacing w:after="120"/>
          </w:pPr>
          <w:r w:rsidRPr="1BEDE2CE">
            <w:rPr>
              <w:rFonts w:ascii="Roboto" w:hAnsi="Roboto" w:eastAsia="Roboto" w:cs="Roboto"/>
              <w:color w:val="000000" w:themeColor="text1"/>
            </w:rPr>
            <w:t xml:space="preserve"> </w:t>
          </w:r>
        </w:p>
        <w:p w:rsidR="43E6465A" w:rsidRDefault="43E6465A" w14:paraId="79FA28FE" w14:textId="1E966CF2">
          <w:pPr>
            <w:pStyle w:val="Heading2"/>
            <w:numPr>
              <w:ilvl w:val="1"/>
              <w:numId w:val="2"/>
            </w:numPr>
            <w:spacing w:before="0" w:after="0"/>
            <w:ind w:left="720" w:hanging="570"/>
            <w:rPr>
              <w:color w:val="000000" w:themeColor="text1"/>
            </w:rPr>
          </w:pPr>
          <w:r w:rsidRPr="1BEDE2CE">
            <w:rPr>
              <w:color w:val="000000" w:themeColor="text1"/>
            </w:rPr>
            <w:t>Monitoring and alert control</w:t>
          </w:r>
        </w:p>
        <w:p w:rsidR="43E6465A" w:rsidP="1BEDE2CE" w:rsidRDefault="43E6465A" w14:paraId="39AAB1FC" w14:textId="470018DD">
          <w:r w:rsidRPr="1BEDE2CE">
            <w:rPr>
              <w:rFonts w:ascii="Roboto" w:hAnsi="Roboto" w:eastAsia="Roboto" w:cs="Roboto"/>
              <w:i/>
              <w:iCs/>
              <w:color w:val="000000" w:themeColor="text1"/>
              <w:lang w:val="en-US"/>
            </w:rPr>
            <w:t xml:space="preserve">Every interface must have an audit control that identifies, in the legacy system, the controls that must be balanced to the new system. This section should answer the question </w:t>
          </w:r>
          <w:r w:rsidRPr="1BEDE2CE">
            <w:rPr>
              <w:rFonts w:ascii="Roboto" w:hAnsi="Roboto" w:eastAsia="Roboto" w:cs="Roboto"/>
              <w:b/>
              <w:bCs/>
              <w:i/>
              <w:iCs/>
              <w:color w:val="000000" w:themeColor="text1"/>
              <w:lang w:val="en-US"/>
            </w:rPr>
            <w:t xml:space="preserve">“What is needed for audit control?” </w:t>
          </w:r>
        </w:p>
        <w:p w:rsidR="43E6465A" w:rsidRDefault="43E6465A" w14:paraId="3484BD50" w14:textId="7E2D7FE7">
          <w:pPr>
            <w:pStyle w:val="ListParagraph"/>
            <w:numPr>
              <w:ilvl w:val="0"/>
              <w:numId w:val="9"/>
            </w:numPr>
            <w:ind w:left="1080"/>
            <w:rPr>
              <w:rFonts w:ascii="Roboto" w:hAnsi="Roboto" w:eastAsia="Roboto" w:cs="Roboto"/>
              <w:i/>
              <w:iCs/>
              <w:color w:val="000000" w:themeColor="text1"/>
              <w:lang w:val="en-US"/>
            </w:rPr>
          </w:pPr>
          <w:r w:rsidRPr="1BEDE2CE">
            <w:rPr>
              <w:rFonts w:ascii="Roboto" w:hAnsi="Roboto" w:eastAsia="Roboto" w:cs="Roboto"/>
              <w:i/>
              <w:iCs/>
              <w:color w:val="000000" w:themeColor="text1"/>
              <w:lang w:val="en-US"/>
            </w:rPr>
            <w:t xml:space="preserve">Explain the reconciliation process to be in place to determine whether the data transferred completely and accurately. </w:t>
          </w:r>
        </w:p>
        <w:p w:rsidR="43E6465A" w:rsidRDefault="43E6465A" w14:paraId="40D166F6" w14:textId="525F934F">
          <w:pPr>
            <w:pStyle w:val="ListParagraph"/>
            <w:numPr>
              <w:ilvl w:val="0"/>
              <w:numId w:val="9"/>
            </w:numPr>
            <w:ind w:left="1080"/>
            <w:rPr>
              <w:rFonts w:ascii="Roboto" w:hAnsi="Roboto" w:eastAsia="Roboto" w:cs="Roboto"/>
              <w:i/>
              <w:iCs/>
              <w:color w:val="000000" w:themeColor="text1"/>
              <w:lang w:val="en-US"/>
            </w:rPr>
          </w:pPr>
          <w:r w:rsidRPr="41C0542E">
            <w:rPr>
              <w:rFonts w:ascii="Roboto" w:hAnsi="Roboto" w:eastAsia="Roboto" w:cs="Roboto"/>
              <w:i/>
              <w:iCs/>
              <w:color w:val="000000" w:themeColor="text1"/>
              <w:lang w:val="en-US"/>
            </w:rPr>
            <w:t xml:space="preserve">Does this object turn off SAP’s standard change logging, if so, explain how changes will be captured elsewhere? </w:t>
          </w:r>
        </w:p>
        <w:p w:rsidR="43E6465A" w:rsidRDefault="43E6465A" w14:paraId="00711B2F" w14:textId="4586FA42">
          <w:pPr>
            <w:pStyle w:val="ListParagraph"/>
            <w:numPr>
              <w:ilvl w:val="0"/>
              <w:numId w:val="9"/>
            </w:numPr>
            <w:ind w:left="1080"/>
            <w:rPr>
              <w:rFonts w:ascii="Arial" w:hAnsi="Arial"/>
              <w:color w:val="808080" w:themeColor="background1" w:themeShade="80"/>
            </w:rPr>
          </w:pPr>
          <w:r w:rsidRPr="1BEDE2CE">
            <w:rPr>
              <w:rFonts w:ascii="Roboto" w:hAnsi="Roboto" w:eastAsia="Roboto" w:cs="Roboto"/>
              <w:i/>
              <w:iCs/>
              <w:lang w:val="en-US"/>
            </w:rPr>
            <w:t xml:space="preserve">Explain how the interface is monitored (logging, monitoring cockpit, </w:t>
          </w:r>
          <w:r w:rsidRPr="1BEDE2CE">
            <w:rPr>
              <w:rFonts w:ascii="Arial" w:hAnsi="Arial"/>
              <w:color w:val="808080" w:themeColor="background1" w:themeShade="80"/>
            </w:rPr>
            <w:t xml:space="preserve">     </w:t>
          </w:r>
          <w:r w:rsidRPr="1BEDE2CE">
            <w:rPr>
              <w:rFonts w:ascii="Roboto" w:hAnsi="Roboto" w:eastAsia="Roboto" w:cs="Roboto"/>
              <w:i/>
              <w:iCs/>
              <w:color w:val="000000" w:themeColor="text1"/>
              <w:lang w:val="en-US"/>
            </w:rPr>
            <w:t xml:space="preserve">detailed status report </w:t>
          </w:r>
          <w:r w:rsidRPr="1BEDE2CE">
            <w:rPr>
              <w:rFonts w:ascii="Arial" w:hAnsi="Arial"/>
              <w:color w:val="808080" w:themeColor="background1" w:themeShade="80"/>
            </w:rPr>
            <w:t xml:space="preserve">     </w:t>
          </w:r>
          <w:r w:rsidRPr="1BEDE2CE">
            <w:rPr>
              <w:rFonts w:ascii="Roboto" w:hAnsi="Roboto" w:eastAsia="Roboto" w:cs="Roboto"/>
              <w:i/>
              <w:iCs/>
              <w:color w:val="000000" w:themeColor="text1"/>
              <w:lang w:val="en-US"/>
            </w:rPr>
            <w:t xml:space="preserve">automatically sent to the technical and business owner, </w:t>
          </w:r>
          <w:r w:rsidRPr="1BEDE2CE">
            <w:rPr>
              <w:rFonts w:ascii="Roboto" w:hAnsi="Roboto" w:eastAsia="Roboto" w:cs="Roboto"/>
              <w:i/>
              <w:iCs/>
              <w:lang w:val="en-US"/>
            </w:rPr>
            <w:t>… )</w:t>
          </w:r>
          <w:r w:rsidRPr="1BEDE2CE">
            <w:rPr>
              <w:rFonts w:ascii="Arial" w:hAnsi="Arial"/>
              <w:color w:val="808080" w:themeColor="background1" w:themeShade="80"/>
            </w:rPr>
            <w:t xml:space="preserve">     </w:t>
          </w:r>
        </w:p>
        <w:p w:rsidR="43E6465A" w:rsidRDefault="43E6465A" w14:paraId="4002C54E" w14:textId="72DC8BE0">
          <w:pPr>
            <w:pStyle w:val="ListParagraph"/>
            <w:numPr>
              <w:ilvl w:val="0"/>
              <w:numId w:val="9"/>
            </w:numPr>
            <w:ind w:left="1080"/>
            <w:rPr>
              <w:rFonts w:ascii="Roboto" w:hAnsi="Roboto" w:eastAsia="Roboto" w:cs="Roboto"/>
              <w:i/>
              <w:iCs/>
              <w:color w:val="000000" w:themeColor="text1"/>
              <w:lang w:val="en-US"/>
            </w:rPr>
          </w:pPr>
          <w:r w:rsidRPr="1BEDE2CE">
            <w:rPr>
              <w:rFonts w:ascii="Roboto" w:hAnsi="Roboto" w:eastAsia="Roboto" w:cs="Roboto"/>
              <w:i/>
              <w:iCs/>
              <w:color w:val="000000" w:themeColor="text1"/>
              <w:lang w:val="en-US"/>
            </w:rPr>
            <w:t xml:space="preserve">Explain the control totals, record counts, validation checks (e.g. are hash totals, line item totals, etc. needed) that are used to compare data transferred or extracted to help ensure completeness and accuracy of interfaced data. </w:t>
          </w:r>
        </w:p>
        <w:p w:rsidR="43E6465A" w:rsidP="61C0E5DE" w:rsidRDefault="43E6465A" w14:paraId="03B88A14" w14:textId="60BBF4DC">
          <w:pPr>
            <w:pStyle w:val="ListParagraph"/>
            <w:numPr>
              <w:ilvl w:val="0"/>
              <w:numId w:val="9"/>
            </w:numPr>
            <w:ind w:left="1080"/>
          </w:pPr>
          <w:r w:rsidRPr="61C0E5DE">
            <w:rPr>
              <w:rFonts w:ascii="Arial" w:hAnsi="Arial"/>
            </w:rPr>
            <w:t xml:space="preserve">   </w:t>
          </w:r>
          <w:r w:rsidRPr="61C0E5DE" w:rsidR="1D47B6DF">
            <w:rPr>
              <w:rFonts w:ascii="Arial" w:hAnsi="Arial"/>
              <w:color w:val="000000" w:themeColor="text1"/>
              <w:highlight w:val="yellow"/>
              <w:lang w:val="en-US"/>
            </w:rPr>
            <w:t>Standard SLG Log will be used (Tcode: SLG1)</w:t>
          </w:r>
        </w:p>
        <w:p w:rsidR="43E6465A" w:rsidP="61C0E5DE" w:rsidRDefault="2643BD22" w14:paraId="4C27439C" w14:textId="7CB42CB2">
          <w:pPr>
            <w:pStyle w:val="ListParagraph"/>
            <w:numPr>
              <w:ilvl w:val="0"/>
              <w:numId w:val="9"/>
            </w:numPr>
            <w:ind w:left="1080"/>
          </w:pPr>
          <w:r w:rsidRPr="61C0E5DE">
            <w:t xml:space="preserve">Custom message: Source batch is missing </w:t>
          </w:r>
        </w:p>
        <w:p w:rsidR="43E6465A" w:rsidP="61C0E5DE" w:rsidRDefault="43E6465A" w14:paraId="44F1C8E6" w14:textId="60C73DCC">
          <w:pPr>
            <w:pStyle w:val="ListParagraph"/>
            <w:ind w:left="1080"/>
            <w:rPr>
              <w:rFonts w:ascii="Arial" w:hAnsi="Arial"/>
            </w:rPr>
          </w:pPr>
          <w:r w:rsidRPr="61C0E5DE">
            <w:rPr>
              <w:rFonts w:ascii="Arial" w:hAnsi="Arial"/>
            </w:rPr>
            <w:t xml:space="preserve">  </w:t>
          </w:r>
        </w:p>
        <w:p w:rsidR="43E6465A" w:rsidRDefault="43E6465A" w14:paraId="118FB1BE" w14:textId="55DA1B6C">
          <w:pPr>
            <w:pStyle w:val="Heading2"/>
            <w:numPr>
              <w:ilvl w:val="1"/>
              <w:numId w:val="2"/>
            </w:numPr>
            <w:spacing w:before="0" w:after="0"/>
            <w:ind w:left="720" w:hanging="570"/>
            <w:rPr>
              <w:color w:val="000000" w:themeColor="text1"/>
            </w:rPr>
          </w:pPr>
          <w:r w:rsidRPr="1BEDE2CE">
            <w:rPr>
              <w:color w:val="000000" w:themeColor="text1"/>
            </w:rPr>
            <w:t>Data Encryption / Decryption Requirements</w:t>
          </w:r>
        </w:p>
        <w:p w:rsidR="43E6465A" w:rsidP="1BEDE2CE" w:rsidRDefault="43E6465A" w14:paraId="57688606" w14:textId="30EF9F30">
          <w:pPr>
            <w:spacing w:after="120"/>
          </w:pPr>
          <w:r w:rsidRPr="1BEDE2CE">
            <w:rPr>
              <w:rFonts w:ascii="Roboto" w:hAnsi="Roboto" w:eastAsia="Roboto" w:cs="Roboto"/>
              <w:i/>
              <w:iCs/>
              <w:color w:val="000000" w:themeColor="text1"/>
              <w:lang w:val="en-US"/>
            </w:rPr>
            <w:t>Mention any special requirements for enhanced security (e.g., Salary, SSN etc.)</w:t>
          </w:r>
        </w:p>
        <w:p w:rsidR="1BEDE2CE" w:rsidP="1BEDE2CE" w:rsidRDefault="1BEDE2CE" w14:paraId="28CA6263" w14:textId="49980366">
          <w:pPr>
            <w:pBdr>
              <w:top w:val="nil"/>
              <w:left w:val="nil"/>
              <w:bottom w:val="nil"/>
              <w:right w:val="nil"/>
              <w:between w:val="nil"/>
            </w:pBdr>
            <w:rPr>
              <w:rStyle w:val="PlaceholderText"/>
            </w:rPr>
          </w:pPr>
          <w:r w:rsidRPr="1BEDE2CE">
            <w:rPr>
              <w:rStyle w:val="PlaceholderText"/>
            </w:rPr>
            <w:br w:type="column"/>
          </w:r>
        </w:p>
        <w:p w:rsidR="637452C5" w:rsidRDefault="637452C5" w14:paraId="0C95A0BA" w14:textId="64B4F0ED">
          <w:pPr>
            <w:pStyle w:val="Heading1"/>
            <w:numPr>
              <w:ilvl w:val="0"/>
              <w:numId w:val="8"/>
            </w:numPr>
            <w:spacing w:before="0" w:after="0"/>
            <w:rPr>
              <w:color w:val="000000" w:themeColor="text1"/>
            </w:rPr>
          </w:pPr>
          <w:r w:rsidRPr="1BEDE2CE">
            <w:rPr>
              <w:color w:val="000000" w:themeColor="text1"/>
            </w:rPr>
            <w:t>Functional Unit Test Scenarios</w:t>
          </w:r>
        </w:p>
        <w:p w:rsidR="637452C5" w:rsidP="1BEDE2CE" w:rsidRDefault="637452C5" w14:paraId="1F8D0FBC" w14:textId="75BD621D">
          <w:pPr>
            <w:spacing w:before="144" w:after="144"/>
          </w:pPr>
          <w:r w:rsidRPr="1BEDE2CE">
            <w:rPr>
              <w:rFonts w:ascii="Roboto" w:hAnsi="Roboto" w:eastAsia="Roboto" w:cs="Roboto"/>
              <w:i/>
              <w:iCs/>
            </w:rPr>
            <w:t>Complete functional unit testing of the object for a varied set of data.</w:t>
          </w:r>
        </w:p>
        <w:p w:rsidR="637452C5" w:rsidP="1BEDE2CE" w:rsidRDefault="637452C5" w14:paraId="1D22DCC9" w14:textId="6ED81306">
          <w:pPr>
            <w:spacing w:before="144" w:after="144"/>
          </w:pPr>
          <w:r w:rsidRPr="1BEDE2CE">
            <w:rPr>
              <w:rFonts w:ascii="Roboto" w:hAnsi="Roboto" w:eastAsia="Roboto" w:cs="Roboto"/>
              <w:i/>
              <w:iCs/>
            </w:rPr>
            <w:t>Provide sample data from the test system / client which can be used to test this object. This section should answer the question “What sample test data can be used for testing?”</w:t>
          </w:r>
        </w:p>
        <w:p w:rsidR="637452C5" w:rsidP="1BEDE2CE" w:rsidRDefault="637452C5" w14:paraId="6A09C0A7" w14:textId="05896654">
          <w:pPr>
            <w:spacing w:after="120"/>
          </w:pPr>
          <w:r w:rsidRPr="1BEDE2CE">
            <w:rPr>
              <w:rFonts w:ascii="Roboto" w:hAnsi="Roboto" w:eastAsia="Roboto" w:cs="Roboto"/>
              <w:color w:val="000000" w:themeColor="text1"/>
            </w:rPr>
            <w:t xml:space="preserve"> </w:t>
          </w:r>
        </w:p>
        <w:tbl>
          <w:tblPr>
            <w:tblW w:w="0" w:type="auto"/>
            <w:tblLook w:val="06A0" w:firstRow="1" w:lastRow="0" w:firstColumn="1" w:lastColumn="0" w:noHBand="1" w:noVBand="1"/>
          </w:tblPr>
          <w:tblGrid>
            <w:gridCol w:w="1545"/>
            <w:gridCol w:w="1558"/>
            <w:gridCol w:w="1558"/>
            <w:gridCol w:w="1566"/>
            <w:gridCol w:w="1560"/>
            <w:gridCol w:w="1553"/>
          </w:tblGrid>
          <w:tr w:rsidR="1BEDE2CE" w:rsidTr="1BEDE2CE" w14:paraId="414E02E0" w14:textId="77777777">
            <w:trPr>
              <w:trHeight w:val="300"/>
            </w:trPr>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0080"/>
                <w:tcMar>
                  <w:left w:w="108" w:type="dxa"/>
                  <w:right w:w="108" w:type="dxa"/>
                </w:tcMar>
              </w:tcPr>
              <w:p w:rsidR="1BEDE2CE" w:rsidP="1BEDE2CE" w:rsidRDefault="1BEDE2CE" w14:paraId="46110BA3" w14:textId="331E163D">
                <w:r w:rsidRPr="1BEDE2CE">
                  <w:rPr>
                    <w:rFonts w:ascii="Roboto" w:hAnsi="Roboto" w:eastAsia="Roboto" w:cs="Roboto"/>
                    <w:b/>
                    <w:bCs/>
                    <w:color w:val="FFFFFF" w:themeColor="background1"/>
                  </w:rPr>
                  <w:t>Step#</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0080"/>
                <w:tcMar>
                  <w:left w:w="108" w:type="dxa"/>
                  <w:right w:w="108" w:type="dxa"/>
                </w:tcMar>
              </w:tcPr>
              <w:p w:rsidR="1BEDE2CE" w:rsidP="1BEDE2CE" w:rsidRDefault="1BEDE2CE" w14:paraId="6B6AE6DE" w14:textId="1DA32A6D">
                <w:r w:rsidRPr="1BEDE2CE">
                  <w:rPr>
                    <w:rFonts w:ascii="Roboto" w:hAnsi="Roboto" w:eastAsia="Roboto" w:cs="Roboto"/>
                    <w:b/>
                    <w:bCs/>
                    <w:color w:val="FFFFFF" w:themeColor="background1"/>
                  </w:rPr>
                  <w:t>Test Type</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0080"/>
                <w:tcMar>
                  <w:left w:w="108" w:type="dxa"/>
                  <w:right w:w="108" w:type="dxa"/>
                </w:tcMar>
              </w:tcPr>
              <w:p w:rsidR="1BEDE2CE" w:rsidP="1BEDE2CE" w:rsidRDefault="1BEDE2CE" w14:paraId="202B5C72" w14:textId="1A99CE2A">
                <w:r w:rsidRPr="1BEDE2CE">
                  <w:rPr>
                    <w:rFonts w:ascii="Roboto" w:hAnsi="Roboto" w:eastAsia="Roboto" w:cs="Roboto"/>
                    <w:b/>
                    <w:bCs/>
                    <w:color w:val="FFFFFF" w:themeColor="background1"/>
                  </w:rPr>
                  <w:t>Scenario Title</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0080"/>
                <w:tcMar>
                  <w:left w:w="108" w:type="dxa"/>
                  <w:right w:w="108" w:type="dxa"/>
                </w:tcMar>
              </w:tcPr>
              <w:p w:rsidR="1BEDE2CE" w:rsidP="1BEDE2CE" w:rsidRDefault="1BEDE2CE" w14:paraId="1B77956A" w14:textId="42389EF6">
                <w:r w:rsidRPr="1BEDE2CE">
                  <w:rPr>
                    <w:rFonts w:ascii="Roboto" w:hAnsi="Roboto" w:eastAsia="Roboto" w:cs="Roboto"/>
                    <w:b/>
                    <w:bCs/>
                    <w:color w:val="FFFFFF" w:themeColor="background1"/>
                  </w:rPr>
                  <w:t>Steps Performed</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0080"/>
                <w:tcMar>
                  <w:left w:w="108" w:type="dxa"/>
                  <w:right w:w="108" w:type="dxa"/>
                </w:tcMar>
              </w:tcPr>
              <w:p w:rsidR="1BEDE2CE" w:rsidP="1BEDE2CE" w:rsidRDefault="1BEDE2CE" w14:paraId="0192890F" w14:textId="2FE2CA63">
                <w:r w:rsidRPr="1BEDE2CE">
                  <w:rPr>
                    <w:rFonts w:ascii="Roboto" w:hAnsi="Roboto" w:eastAsia="Roboto" w:cs="Roboto"/>
                    <w:b/>
                    <w:bCs/>
                    <w:color w:val="FFFFFF" w:themeColor="background1"/>
                  </w:rPr>
                  <w:t>Expected Results</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000080"/>
                <w:tcMar>
                  <w:left w:w="108" w:type="dxa"/>
                  <w:right w:w="108" w:type="dxa"/>
                </w:tcMar>
              </w:tcPr>
              <w:p w:rsidR="1BEDE2CE" w:rsidP="1BEDE2CE" w:rsidRDefault="1BEDE2CE" w14:paraId="02877491" w14:textId="08EC1951">
                <w:r w:rsidRPr="1BEDE2CE">
                  <w:rPr>
                    <w:rFonts w:ascii="Roboto" w:hAnsi="Roboto" w:eastAsia="Roboto" w:cs="Roboto"/>
                    <w:b/>
                    <w:bCs/>
                    <w:color w:val="FFFFFF" w:themeColor="background1"/>
                  </w:rPr>
                  <w:t>Actual Results</w:t>
                </w:r>
              </w:p>
            </w:tc>
          </w:tr>
          <w:tr w:rsidR="1BEDE2CE" w:rsidTr="1BEDE2CE" w14:paraId="2F489CD7" w14:textId="77777777">
            <w:trPr>
              <w:trHeight w:val="1320"/>
            </w:trPr>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BEDE2CE" w:rsidP="1BEDE2CE" w:rsidRDefault="00AD3CDE" w14:paraId="263D0649" w14:textId="528326DD">
                <w:pPr>
                  <w:rPr>
                    <w:rFonts w:ascii="Roboto" w:hAnsi="Roboto" w:eastAsia="Roboto" w:cs="Roboto"/>
                    <w:color w:val="FF0000"/>
                    <w:sz w:val="16"/>
                    <w:szCs w:val="16"/>
                  </w:rPr>
                </w:pPr>
                <w:r>
                  <w:rPr>
                    <w:rFonts w:ascii="Roboto" w:hAnsi="Roboto" w:eastAsia="Roboto" w:cs="Roboto"/>
                    <w:color w:val="FF0000"/>
                    <w:sz w:val="16"/>
                    <w:szCs w:val="16"/>
                  </w:rPr>
                  <w:t>1</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BEDE2CE" w:rsidP="1BEDE2CE" w:rsidRDefault="00AD3CDE" w14:paraId="0D102AB0" w14:textId="53D9071F">
                <w:r>
                  <w:t>Positive</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BEDE2CE" w:rsidP="1BEDE2CE" w:rsidRDefault="1BEDE2CE" w14:paraId="3D475571" w14:textId="4F3F823F">
                <w:r w:rsidRPr="1BEDE2CE">
                  <w:rPr>
                    <w:rFonts w:ascii="Roboto" w:hAnsi="Roboto" w:eastAsia="Roboto" w:cs="Roboto"/>
                    <w:color w:val="FF0000"/>
                    <w:sz w:val="16"/>
                    <w:szCs w:val="16"/>
                  </w:rPr>
                  <w:t xml:space="preserve"> </w:t>
                </w:r>
                <w:r w:rsidR="00AD3CDE">
                  <w:rPr>
                    <w:rFonts w:ascii="Roboto" w:hAnsi="Roboto" w:eastAsia="Roboto" w:cs="Roboto"/>
                    <w:color w:val="FF0000"/>
                    <w:sz w:val="16"/>
                    <w:szCs w:val="16"/>
                  </w:rPr>
                  <w:t>Send Inspection lot data</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BEDE2CE" w:rsidP="1BEDE2CE" w:rsidRDefault="1BEDE2CE" w14:paraId="1C115C08" w14:textId="508EE81E">
                <w:r w:rsidRPr="1BEDE2CE">
                  <w:rPr>
                    <w:rFonts w:ascii="Roboto" w:hAnsi="Roboto" w:eastAsia="Roboto" w:cs="Roboto"/>
                    <w:color w:val="FF0000"/>
                    <w:sz w:val="16"/>
                    <w:szCs w:val="16"/>
                  </w:rPr>
                  <w:t xml:space="preserve"> </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BEDE2CE" w:rsidP="1BEDE2CE" w:rsidRDefault="1BEDE2CE" w14:paraId="1E34F4A8" w14:textId="37FBB1C5">
                <w:r w:rsidRPr="1BEDE2CE">
                  <w:rPr>
                    <w:rFonts w:ascii="Roboto" w:hAnsi="Roboto" w:eastAsia="Roboto" w:cs="Roboto"/>
                    <w:color w:val="FF0000"/>
                    <w:sz w:val="16"/>
                    <w:szCs w:val="16"/>
                  </w:rPr>
                  <w:t xml:space="preserve"> </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1BEDE2CE" w:rsidP="1BEDE2CE" w:rsidRDefault="1BEDE2CE" w14:paraId="0F91918C" w14:textId="4D150E90">
                <w:r w:rsidRPr="1BEDE2CE">
                  <w:rPr>
                    <w:rFonts w:ascii="Roboto" w:hAnsi="Roboto" w:eastAsia="Roboto" w:cs="Roboto"/>
                    <w:color w:val="FF0000"/>
                    <w:sz w:val="16"/>
                    <w:szCs w:val="16"/>
                  </w:rPr>
                  <w:t xml:space="preserve"> </w:t>
                </w:r>
              </w:p>
            </w:tc>
          </w:tr>
          <w:tr w:rsidR="00AD3CDE" w:rsidTr="1BEDE2CE" w14:paraId="797ABB8D" w14:textId="77777777">
            <w:trPr>
              <w:trHeight w:val="1320"/>
            </w:trPr>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AD3CDE" w:rsidP="1BEDE2CE" w:rsidRDefault="00AD3CDE" w14:paraId="76537238" w14:textId="747A08A1">
                <w:pPr>
                  <w:rPr>
                    <w:rFonts w:ascii="Roboto" w:hAnsi="Roboto" w:eastAsia="Roboto" w:cs="Roboto"/>
                    <w:color w:val="FF0000"/>
                    <w:sz w:val="16"/>
                    <w:szCs w:val="16"/>
                  </w:rPr>
                </w:pPr>
                <w:r>
                  <w:rPr>
                    <w:rFonts w:ascii="Roboto" w:hAnsi="Roboto" w:eastAsia="Roboto" w:cs="Roboto"/>
                    <w:color w:val="FF0000"/>
                    <w:sz w:val="16"/>
                    <w:szCs w:val="16"/>
                  </w:rPr>
                  <w:t>2</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00AD3CDE" w:rsidP="1BEDE2CE" w:rsidRDefault="00AD3CDE" w14:paraId="7A51CBD8" w14:textId="0338D1D2">
                <w:r>
                  <w:t>Negative</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1BEDE2CE" w:rsidR="00AD3CDE" w:rsidP="1BEDE2CE" w:rsidRDefault="00B82ABB" w14:paraId="2F062743" w14:textId="25A59091">
                <w:pPr>
                  <w:rPr>
                    <w:rFonts w:ascii="Roboto" w:hAnsi="Roboto" w:eastAsia="Roboto" w:cs="Roboto"/>
                    <w:color w:val="FF0000"/>
                    <w:sz w:val="16"/>
                    <w:szCs w:val="16"/>
                    <w:lang w:val="en-US"/>
                  </w:rPr>
                </w:pPr>
                <w:r w:rsidRPr="0AC1A236">
                  <w:rPr>
                    <w:rFonts w:ascii="Roboto" w:hAnsi="Roboto" w:eastAsia="Roboto" w:cs="Roboto"/>
                    <w:color w:val="FF0000"/>
                    <w:sz w:val="16"/>
                    <w:szCs w:val="16"/>
                    <w:lang w:val="en-US"/>
                  </w:rPr>
                  <w:t>Non LIMS plant – Inspection lot data</w:t>
                </w: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1BEDE2CE" w:rsidR="00AD3CDE" w:rsidP="1BEDE2CE" w:rsidRDefault="00AD3CDE" w14:paraId="1A1D10AE" w14:textId="77777777">
                <w:pPr>
                  <w:rPr>
                    <w:rFonts w:ascii="Roboto" w:hAnsi="Roboto" w:eastAsia="Roboto" w:cs="Roboto"/>
                    <w:color w:val="FF0000"/>
                    <w:sz w:val="16"/>
                    <w:szCs w:val="16"/>
                  </w:rPr>
                </w:pP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1BEDE2CE" w:rsidR="00AD3CDE" w:rsidP="1BEDE2CE" w:rsidRDefault="00AD3CDE" w14:paraId="6815A6CB" w14:textId="77777777">
                <w:pPr>
                  <w:rPr>
                    <w:rFonts w:ascii="Roboto" w:hAnsi="Roboto" w:eastAsia="Roboto" w:cs="Roboto"/>
                    <w:color w:val="FF0000"/>
                    <w:sz w:val="16"/>
                    <w:szCs w:val="16"/>
                  </w:rPr>
                </w:pPr>
              </w:p>
            </w:tc>
            <w:tc>
              <w:tcPr>
                <w:tcW w:w="158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Pr="1BEDE2CE" w:rsidR="00AD3CDE" w:rsidP="1BEDE2CE" w:rsidRDefault="00AD3CDE" w14:paraId="21ACB3CE" w14:textId="77777777">
                <w:pPr>
                  <w:rPr>
                    <w:rFonts w:ascii="Roboto" w:hAnsi="Roboto" w:eastAsia="Roboto" w:cs="Roboto"/>
                    <w:color w:val="FF0000"/>
                    <w:sz w:val="16"/>
                    <w:szCs w:val="16"/>
                  </w:rPr>
                </w:pPr>
              </w:p>
            </w:tc>
          </w:tr>
        </w:tbl>
        <w:p w:rsidR="637452C5" w:rsidP="1BEDE2CE" w:rsidRDefault="637452C5" w14:paraId="5B0345C1" w14:textId="774D7DD9">
          <w:pPr>
            <w:spacing w:after="120"/>
            <w:rPr>
              <w:rFonts w:ascii="Roboto" w:hAnsi="Roboto" w:eastAsia="Roboto" w:cs="Roboto"/>
              <w:color w:val="000000" w:themeColor="text1"/>
            </w:rPr>
          </w:pPr>
          <w:r w:rsidRPr="1BEDE2CE">
            <w:rPr>
              <w:rFonts w:ascii="Roboto" w:hAnsi="Roboto" w:eastAsia="Roboto" w:cs="Roboto"/>
              <w:color w:val="000000" w:themeColor="text1"/>
            </w:rPr>
            <w:br w:type="column"/>
          </w:r>
          <w:r w:rsidRPr="1BEDE2CE">
            <w:rPr>
              <w:rFonts w:ascii="Roboto" w:hAnsi="Roboto" w:eastAsia="Roboto" w:cs="Roboto"/>
              <w:color w:val="000000" w:themeColor="text1"/>
            </w:rPr>
            <w:br w:type="column"/>
          </w:r>
        </w:p>
        <w:p w:rsidR="123FB5B8" w:rsidP="1BEDE2CE" w:rsidRDefault="123FB5B8" w14:paraId="6EE27FA5" w14:textId="1885EACF">
          <w:pPr>
            <w:spacing w:after="120"/>
          </w:pPr>
          <w:r w:rsidRPr="1BEDE2CE">
            <w:rPr>
              <w:rFonts w:ascii="Roboto" w:hAnsi="Roboto" w:eastAsia="Roboto" w:cs="Roboto"/>
              <w:color w:val="000000" w:themeColor="text1"/>
            </w:rPr>
            <w:t xml:space="preserve"> </w:t>
          </w:r>
        </w:p>
        <w:p w:rsidR="123FB5B8" w:rsidP="1BEDE2CE" w:rsidRDefault="123FB5B8" w14:paraId="4426DFC3" w14:textId="33C11719">
          <w:r w:rsidRPr="1BEDE2CE">
            <w:rPr>
              <w:rFonts w:ascii="Roboto" w:hAnsi="Roboto" w:eastAsia="Roboto" w:cs="Roboto"/>
            </w:rPr>
            <w:t xml:space="preserve"> </w:t>
          </w:r>
        </w:p>
        <w:p w:rsidR="123FB5B8" w:rsidP="1BEDE2CE" w:rsidRDefault="123FB5B8" w14:paraId="27FB485F" w14:textId="6D3481B1">
          <w:r w:rsidRPr="1BEDE2CE">
            <w:rPr>
              <w:rFonts w:ascii="Roboto" w:hAnsi="Roboto" w:eastAsia="Roboto" w:cs="Roboto"/>
              <w:color w:val="000000" w:themeColor="text1"/>
            </w:rPr>
            <w:t xml:space="preserve"> </w:t>
          </w:r>
        </w:p>
        <w:p w:rsidR="123FB5B8" w:rsidP="1BEDE2CE" w:rsidRDefault="123FB5B8" w14:paraId="5FEC41E6" w14:textId="66106123">
          <w:r w:rsidRPr="1BEDE2CE">
            <w:rPr>
              <w:rFonts w:ascii="Roboto" w:hAnsi="Roboto" w:eastAsia="Roboto" w:cs="Roboto"/>
            </w:rPr>
            <w:t xml:space="preserve"> </w:t>
          </w:r>
        </w:p>
        <w:p w:rsidR="123FB5B8" w:rsidRDefault="123FB5B8" w14:paraId="478A357E" w14:textId="08682AC6">
          <w:pPr>
            <w:pStyle w:val="Heading1"/>
            <w:numPr>
              <w:ilvl w:val="0"/>
              <w:numId w:val="7"/>
            </w:numPr>
            <w:spacing w:before="0" w:after="0"/>
            <w:rPr>
              <w:color w:val="000000" w:themeColor="text1"/>
            </w:rPr>
          </w:pPr>
          <w:r w:rsidRPr="1BEDE2CE">
            <w:rPr>
              <w:color w:val="000000" w:themeColor="text1"/>
            </w:rPr>
            <w:t>Attachments and Documentation</w:t>
          </w:r>
        </w:p>
        <w:p w:rsidR="123FB5B8" w:rsidP="1BEDE2CE" w:rsidRDefault="123FB5B8" w14:paraId="0D6F0999" w14:textId="7E96FB7E">
          <w:pPr>
            <w:spacing w:after="120"/>
          </w:pPr>
          <w:r w:rsidRPr="1BEDE2CE">
            <w:rPr>
              <w:rFonts w:ascii="Roboto" w:hAnsi="Roboto" w:eastAsia="Roboto" w:cs="Roboto"/>
              <w:i/>
              <w:iCs/>
              <w:color w:val="000000" w:themeColor="text1"/>
              <w:lang w:val="en-US"/>
            </w:rPr>
            <w:t>Attach any additional information in the form of documentation / Appendix / attachments.</w:t>
          </w:r>
        </w:p>
        <w:p w:rsidR="1BEDE2CE" w:rsidP="1BEDE2CE" w:rsidRDefault="1BEDE2CE" w14:paraId="2FD79095" w14:textId="1F4A56A7">
          <w:pPr>
            <w:pBdr>
              <w:top w:val="nil"/>
              <w:left w:val="nil"/>
              <w:bottom w:val="nil"/>
              <w:right w:val="nil"/>
              <w:between w:val="nil"/>
            </w:pBdr>
            <w:rPr>
              <w:rStyle w:val="PlaceholderText"/>
            </w:rPr>
          </w:pPr>
        </w:p>
        <w:p w:rsidR="1BEDE2CE" w:rsidP="1BEDE2CE" w:rsidRDefault="1BEDE2CE" w14:paraId="340F51FC" w14:textId="12EB4A8F">
          <w:pPr>
            <w:pBdr>
              <w:top w:val="nil"/>
              <w:left w:val="nil"/>
              <w:bottom w:val="nil"/>
              <w:right w:val="nil"/>
              <w:between w:val="nil"/>
            </w:pBdr>
            <w:rPr>
              <w:rStyle w:val="PlaceholderText"/>
            </w:rPr>
          </w:pPr>
        </w:p>
        <w:p w:rsidR="1BEDE2CE" w:rsidP="1BEDE2CE" w:rsidRDefault="1BEDE2CE" w14:paraId="5D1628A0" w14:textId="6169023C">
          <w:pPr>
            <w:pBdr>
              <w:top w:val="nil"/>
              <w:left w:val="nil"/>
              <w:bottom w:val="nil"/>
              <w:right w:val="nil"/>
              <w:between w:val="nil"/>
            </w:pBdr>
            <w:rPr>
              <w:rStyle w:val="PlaceholderText"/>
            </w:rPr>
          </w:pPr>
        </w:p>
        <w:p w:rsidR="1BEDE2CE" w:rsidP="1BEDE2CE" w:rsidRDefault="1BEDE2CE" w14:paraId="6AA97A5A" w14:textId="47B89E49">
          <w:pPr>
            <w:pBdr>
              <w:top w:val="nil"/>
              <w:left w:val="nil"/>
              <w:bottom w:val="nil"/>
              <w:right w:val="nil"/>
              <w:between w:val="nil"/>
            </w:pBdr>
            <w:rPr>
              <w:rStyle w:val="PlaceholderText"/>
            </w:rPr>
          </w:pPr>
        </w:p>
        <w:p w:rsidR="1BEDE2CE" w:rsidP="1BEDE2CE" w:rsidRDefault="1BEDE2CE" w14:paraId="688BFDD1" w14:textId="3E061241">
          <w:pPr>
            <w:pBdr>
              <w:top w:val="nil"/>
              <w:left w:val="nil"/>
              <w:bottom w:val="nil"/>
              <w:right w:val="nil"/>
              <w:between w:val="nil"/>
            </w:pBdr>
            <w:rPr>
              <w:rStyle w:val="PlaceholderText"/>
            </w:rPr>
          </w:pPr>
        </w:p>
        <w:p w:rsidR="1BEDE2CE" w:rsidP="1BEDE2CE" w:rsidRDefault="1BEDE2CE" w14:paraId="33118F29" w14:textId="160D0DC3">
          <w:pPr>
            <w:pBdr>
              <w:top w:val="nil"/>
              <w:left w:val="nil"/>
              <w:bottom w:val="nil"/>
              <w:right w:val="nil"/>
              <w:between w:val="nil"/>
            </w:pBdr>
            <w:rPr>
              <w:rStyle w:val="PlaceholderText"/>
            </w:rPr>
          </w:pPr>
        </w:p>
        <w:p w:rsidR="1BEDE2CE" w:rsidP="1BEDE2CE" w:rsidRDefault="1BEDE2CE" w14:paraId="5CCBA843" w14:textId="644B3A1F">
          <w:pPr>
            <w:pBdr>
              <w:top w:val="nil"/>
              <w:left w:val="nil"/>
              <w:bottom w:val="nil"/>
              <w:right w:val="nil"/>
              <w:between w:val="nil"/>
            </w:pBdr>
            <w:rPr>
              <w:rStyle w:val="PlaceholderText"/>
            </w:rPr>
          </w:pPr>
        </w:p>
        <w:p w:rsidR="1BEDE2CE" w:rsidP="1BEDE2CE" w:rsidRDefault="1BEDE2CE" w14:paraId="76E60DA7" w14:textId="45EDE4A6">
          <w:pPr>
            <w:pBdr>
              <w:top w:val="nil"/>
              <w:left w:val="nil"/>
              <w:bottom w:val="nil"/>
              <w:right w:val="nil"/>
              <w:between w:val="nil"/>
            </w:pBdr>
            <w:rPr>
              <w:rStyle w:val="PlaceholderText"/>
            </w:rPr>
          </w:pPr>
        </w:p>
        <w:p w:rsidR="1BEDE2CE" w:rsidP="1BEDE2CE" w:rsidRDefault="1BEDE2CE" w14:paraId="003AEA93" w14:textId="405606D0">
          <w:pPr>
            <w:pBdr>
              <w:top w:val="nil"/>
              <w:left w:val="nil"/>
              <w:bottom w:val="nil"/>
              <w:right w:val="nil"/>
              <w:between w:val="nil"/>
            </w:pBdr>
            <w:rPr>
              <w:rStyle w:val="PlaceholderText"/>
            </w:rPr>
          </w:pPr>
        </w:p>
        <w:p w:rsidR="1BEDE2CE" w:rsidP="1BEDE2CE" w:rsidRDefault="1BEDE2CE" w14:paraId="03A1BAA2" w14:textId="4EEC7064">
          <w:pPr>
            <w:pBdr>
              <w:top w:val="nil"/>
              <w:left w:val="nil"/>
              <w:bottom w:val="nil"/>
              <w:right w:val="nil"/>
              <w:between w:val="nil"/>
            </w:pBdr>
            <w:rPr>
              <w:rStyle w:val="PlaceholderText"/>
            </w:rPr>
          </w:pPr>
        </w:p>
        <w:p w:rsidR="1BEDE2CE" w:rsidP="1BEDE2CE" w:rsidRDefault="1BEDE2CE" w14:paraId="7F1CD9FE" w14:textId="078CBA3D">
          <w:pPr>
            <w:pBdr>
              <w:top w:val="nil"/>
              <w:left w:val="nil"/>
              <w:bottom w:val="nil"/>
              <w:right w:val="nil"/>
              <w:between w:val="nil"/>
            </w:pBdr>
            <w:rPr>
              <w:rStyle w:val="PlaceholderText"/>
            </w:rPr>
          </w:pPr>
        </w:p>
        <w:p w:rsidR="1BEDE2CE" w:rsidP="1BEDE2CE" w:rsidRDefault="1BEDE2CE" w14:paraId="6BA3A3FA" w14:textId="3F81B7D3">
          <w:pPr>
            <w:pBdr>
              <w:top w:val="nil"/>
              <w:left w:val="nil"/>
              <w:bottom w:val="nil"/>
              <w:right w:val="nil"/>
              <w:between w:val="nil"/>
            </w:pBdr>
            <w:rPr>
              <w:rStyle w:val="PlaceholderText"/>
            </w:rPr>
          </w:pPr>
        </w:p>
        <w:p w:rsidR="1BEDE2CE" w:rsidP="1BEDE2CE" w:rsidRDefault="1BEDE2CE" w14:paraId="740BC5D0" w14:textId="2A28A50B">
          <w:pPr>
            <w:pBdr>
              <w:top w:val="nil"/>
              <w:left w:val="nil"/>
              <w:bottom w:val="nil"/>
              <w:right w:val="nil"/>
              <w:between w:val="nil"/>
            </w:pBdr>
            <w:rPr>
              <w:rStyle w:val="PlaceholderText"/>
            </w:rPr>
          </w:pPr>
        </w:p>
        <w:p w:rsidR="1BEDE2CE" w:rsidP="1BEDE2CE" w:rsidRDefault="1BEDE2CE" w14:paraId="0A2FCDF4" w14:textId="05F45E73">
          <w:pPr>
            <w:pBdr>
              <w:top w:val="nil"/>
              <w:left w:val="nil"/>
              <w:bottom w:val="nil"/>
              <w:right w:val="nil"/>
              <w:between w:val="nil"/>
            </w:pBdr>
            <w:rPr>
              <w:rStyle w:val="PlaceholderText"/>
            </w:rPr>
          </w:pPr>
        </w:p>
        <w:p w:rsidR="1BEDE2CE" w:rsidP="1BEDE2CE" w:rsidRDefault="1BEDE2CE" w14:paraId="41BB6000" w14:textId="5E156464">
          <w:pPr>
            <w:pBdr>
              <w:top w:val="nil"/>
              <w:left w:val="nil"/>
              <w:bottom w:val="nil"/>
              <w:right w:val="nil"/>
              <w:between w:val="nil"/>
            </w:pBdr>
            <w:rPr>
              <w:rStyle w:val="PlaceholderText"/>
            </w:rPr>
          </w:pPr>
        </w:p>
        <w:p w:rsidR="1BEDE2CE" w:rsidP="1BEDE2CE" w:rsidRDefault="1BEDE2CE" w14:paraId="4774D674" w14:textId="1E95FD74">
          <w:pPr>
            <w:pBdr>
              <w:top w:val="nil"/>
              <w:left w:val="nil"/>
              <w:bottom w:val="nil"/>
              <w:right w:val="nil"/>
              <w:between w:val="nil"/>
            </w:pBdr>
            <w:rPr>
              <w:rStyle w:val="PlaceholderText"/>
            </w:rPr>
          </w:pPr>
        </w:p>
        <w:p w:rsidR="1BEDE2CE" w:rsidP="1BEDE2CE" w:rsidRDefault="1BEDE2CE" w14:paraId="6329E15F" w14:textId="170F1040">
          <w:pPr>
            <w:pBdr>
              <w:top w:val="nil"/>
              <w:left w:val="nil"/>
              <w:bottom w:val="nil"/>
              <w:right w:val="nil"/>
              <w:between w:val="nil"/>
            </w:pBdr>
            <w:rPr>
              <w:rStyle w:val="PlaceholderText"/>
            </w:rPr>
          </w:pPr>
        </w:p>
        <w:p w:rsidR="1BEDE2CE" w:rsidP="1BEDE2CE" w:rsidRDefault="1BEDE2CE" w14:paraId="57267510" w14:textId="22B4B60B">
          <w:pPr>
            <w:pBdr>
              <w:top w:val="nil"/>
              <w:left w:val="nil"/>
              <w:bottom w:val="nil"/>
              <w:right w:val="nil"/>
              <w:between w:val="nil"/>
            </w:pBdr>
            <w:rPr>
              <w:rStyle w:val="PlaceholderText"/>
            </w:rPr>
          </w:pPr>
        </w:p>
        <w:p w:rsidR="1BEDE2CE" w:rsidP="1BEDE2CE" w:rsidRDefault="1BEDE2CE" w14:paraId="3B99E466" w14:textId="50E11284">
          <w:pPr>
            <w:pBdr>
              <w:top w:val="nil"/>
              <w:left w:val="nil"/>
              <w:bottom w:val="nil"/>
              <w:right w:val="nil"/>
              <w:between w:val="nil"/>
            </w:pBdr>
            <w:rPr>
              <w:rStyle w:val="PlaceholderText"/>
            </w:rPr>
          </w:pPr>
        </w:p>
        <w:p w:rsidR="1BEDE2CE" w:rsidP="1BEDE2CE" w:rsidRDefault="1BEDE2CE" w14:paraId="0A0832CC" w14:textId="1094B362">
          <w:pPr>
            <w:pBdr>
              <w:top w:val="nil"/>
              <w:left w:val="nil"/>
              <w:bottom w:val="nil"/>
              <w:right w:val="nil"/>
              <w:between w:val="nil"/>
            </w:pBdr>
            <w:rPr>
              <w:rStyle w:val="PlaceholderText"/>
            </w:rPr>
          </w:pPr>
        </w:p>
        <w:p w:rsidR="1BEDE2CE" w:rsidP="1BEDE2CE" w:rsidRDefault="1BEDE2CE" w14:paraId="522210B0" w14:textId="75DF1505">
          <w:pPr>
            <w:pBdr>
              <w:top w:val="nil"/>
              <w:left w:val="nil"/>
              <w:bottom w:val="nil"/>
              <w:right w:val="nil"/>
              <w:between w:val="nil"/>
            </w:pBdr>
            <w:rPr>
              <w:rStyle w:val="PlaceholderText"/>
            </w:rPr>
          </w:pPr>
        </w:p>
        <w:p w:rsidR="1BEDE2CE" w:rsidP="1BEDE2CE" w:rsidRDefault="1BEDE2CE" w14:paraId="5E7B476E" w14:textId="6C234B89">
          <w:pPr>
            <w:pBdr>
              <w:top w:val="nil"/>
              <w:left w:val="nil"/>
              <w:bottom w:val="nil"/>
              <w:right w:val="nil"/>
              <w:between w:val="nil"/>
            </w:pBdr>
            <w:rPr>
              <w:rStyle w:val="PlaceholderText"/>
            </w:rPr>
          </w:pPr>
        </w:p>
        <w:p w:rsidR="1BEDE2CE" w:rsidP="1BEDE2CE" w:rsidRDefault="1BEDE2CE" w14:paraId="07B1457B" w14:textId="27BAF930">
          <w:pPr>
            <w:pBdr>
              <w:top w:val="nil"/>
              <w:left w:val="nil"/>
              <w:bottom w:val="nil"/>
              <w:right w:val="nil"/>
              <w:between w:val="nil"/>
            </w:pBdr>
            <w:rPr>
              <w:rStyle w:val="PlaceholderText"/>
            </w:rPr>
          </w:pPr>
        </w:p>
        <w:p w:rsidR="1BEDE2CE" w:rsidP="1BEDE2CE" w:rsidRDefault="1BEDE2CE" w14:paraId="0D240ED4" w14:textId="50EBFD98">
          <w:pPr>
            <w:pBdr>
              <w:top w:val="nil"/>
              <w:left w:val="nil"/>
              <w:bottom w:val="nil"/>
              <w:right w:val="nil"/>
              <w:between w:val="nil"/>
            </w:pBdr>
            <w:rPr>
              <w:rStyle w:val="PlaceholderText"/>
            </w:rPr>
          </w:pPr>
        </w:p>
        <w:p w:rsidR="1BEDE2CE" w:rsidP="1BEDE2CE" w:rsidRDefault="1BEDE2CE" w14:paraId="3FC1E9BF" w14:textId="1FAAF99F">
          <w:pPr>
            <w:pBdr>
              <w:top w:val="nil"/>
              <w:left w:val="nil"/>
              <w:bottom w:val="nil"/>
              <w:right w:val="nil"/>
              <w:between w:val="nil"/>
            </w:pBdr>
            <w:rPr>
              <w:rStyle w:val="PlaceholderText"/>
            </w:rPr>
          </w:pPr>
        </w:p>
        <w:p w:rsidR="1BEDE2CE" w:rsidP="1BEDE2CE" w:rsidRDefault="1BEDE2CE" w14:paraId="62EF427A" w14:textId="6F520374">
          <w:pPr>
            <w:pBdr>
              <w:top w:val="nil"/>
              <w:left w:val="nil"/>
              <w:bottom w:val="nil"/>
              <w:right w:val="nil"/>
              <w:between w:val="nil"/>
            </w:pBdr>
            <w:rPr>
              <w:rStyle w:val="PlaceholderText"/>
            </w:rPr>
          </w:pPr>
        </w:p>
        <w:p w:rsidR="1BEDE2CE" w:rsidP="1BEDE2CE" w:rsidRDefault="1BEDE2CE" w14:paraId="086E27ED" w14:textId="300C0238">
          <w:pPr>
            <w:pBdr>
              <w:top w:val="nil"/>
              <w:left w:val="nil"/>
              <w:bottom w:val="nil"/>
              <w:right w:val="nil"/>
              <w:between w:val="nil"/>
            </w:pBdr>
            <w:rPr>
              <w:rStyle w:val="PlaceholderText"/>
            </w:rPr>
          </w:pPr>
        </w:p>
        <w:p w:rsidR="1BEDE2CE" w:rsidP="1BEDE2CE" w:rsidRDefault="1BEDE2CE" w14:paraId="486D20B7" w14:textId="479F1693">
          <w:pPr>
            <w:pBdr>
              <w:top w:val="nil"/>
              <w:left w:val="nil"/>
              <w:bottom w:val="nil"/>
              <w:right w:val="nil"/>
              <w:between w:val="nil"/>
            </w:pBdr>
            <w:rPr>
              <w:rStyle w:val="PlaceholderText"/>
            </w:rPr>
          </w:pPr>
        </w:p>
        <w:p w:rsidR="1BEDE2CE" w:rsidP="1BEDE2CE" w:rsidRDefault="1BEDE2CE" w14:paraId="4879A8CB" w14:textId="7855C533">
          <w:pPr>
            <w:pBdr>
              <w:top w:val="nil"/>
              <w:left w:val="nil"/>
              <w:bottom w:val="nil"/>
              <w:right w:val="nil"/>
              <w:between w:val="nil"/>
            </w:pBdr>
            <w:rPr>
              <w:rStyle w:val="PlaceholderText"/>
            </w:rPr>
          </w:pPr>
        </w:p>
        <w:p w:rsidR="1BEDE2CE" w:rsidP="1BEDE2CE" w:rsidRDefault="1BEDE2CE" w14:paraId="74CB9AA8" w14:textId="57939194">
          <w:pPr>
            <w:pBdr>
              <w:top w:val="nil"/>
              <w:left w:val="nil"/>
              <w:bottom w:val="nil"/>
              <w:right w:val="nil"/>
              <w:between w:val="nil"/>
            </w:pBdr>
            <w:rPr>
              <w:rStyle w:val="PlaceholderText"/>
            </w:rPr>
          </w:pPr>
        </w:p>
        <w:p w:rsidR="1BEDE2CE" w:rsidP="1BEDE2CE" w:rsidRDefault="1BEDE2CE" w14:paraId="2E8E19C1" w14:textId="30EBB3F2">
          <w:pPr>
            <w:pBdr>
              <w:top w:val="nil"/>
              <w:left w:val="nil"/>
              <w:bottom w:val="nil"/>
              <w:right w:val="nil"/>
              <w:between w:val="nil"/>
            </w:pBdr>
            <w:rPr>
              <w:rStyle w:val="PlaceholderText"/>
            </w:rPr>
          </w:pPr>
        </w:p>
        <w:p w:rsidR="1BEDE2CE" w:rsidP="1BEDE2CE" w:rsidRDefault="1BEDE2CE" w14:paraId="75A1D40D" w14:textId="7AFBCB9E">
          <w:pPr>
            <w:pBdr>
              <w:top w:val="nil"/>
              <w:left w:val="nil"/>
              <w:bottom w:val="nil"/>
              <w:right w:val="nil"/>
              <w:between w:val="nil"/>
            </w:pBdr>
            <w:rPr>
              <w:rStyle w:val="PlaceholderText"/>
            </w:rPr>
          </w:pPr>
        </w:p>
        <w:p w:rsidR="1BEDE2CE" w:rsidP="1BEDE2CE" w:rsidRDefault="1BEDE2CE" w14:paraId="4EBFE0E9" w14:textId="2B1A6052">
          <w:pPr>
            <w:pBdr>
              <w:top w:val="nil"/>
              <w:left w:val="nil"/>
              <w:bottom w:val="nil"/>
              <w:right w:val="nil"/>
              <w:between w:val="nil"/>
            </w:pBdr>
            <w:rPr>
              <w:rStyle w:val="PlaceholderText"/>
            </w:rPr>
          </w:pPr>
        </w:p>
        <w:p w:rsidR="1BEDE2CE" w:rsidP="1BEDE2CE" w:rsidRDefault="1BEDE2CE" w14:paraId="084000ED" w14:textId="74A8A3D4">
          <w:pPr>
            <w:pBdr>
              <w:top w:val="nil"/>
              <w:left w:val="nil"/>
              <w:bottom w:val="nil"/>
              <w:right w:val="nil"/>
              <w:between w:val="nil"/>
            </w:pBdr>
            <w:rPr>
              <w:rStyle w:val="PlaceholderText"/>
            </w:rPr>
          </w:pPr>
        </w:p>
        <w:p w:rsidR="1BEDE2CE" w:rsidP="1BEDE2CE" w:rsidRDefault="1BEDE2CE" w14:paraId="629303AD" w14:textId="27A8B497">
          <w:pPr>
            <w:pBdr>
              <w:top w:val="nil"/>
              <w:left w:val="nil"/>
              <w:bottom w:val="nil"/>
              <w:right w:val="nil"/>
              <w:between w:val="nil"/>
            </w:pBdr>
            <w:rPr>
              <w:rStyle w:val="PlaceholderText"/>
            </w:rPr>
          </w:pPr>
        </w:p>
        <w:p w:rsidR="1BEDE2CE" w:rsidP="1BEDE2CE" w:rsidRDefault="1BEDE2CE" w14:paraId="644D5BD3" w14:textId="519CC8B4">
          <w:pPr>
            <w:pBdr>
              <w:top w:val="nil"/>
              <w:left w:val="nil"/>
              <w:bottom w:val="nil"/>
              <w:right w:val="nil"/>
              <w:between w:val="nil"/>
            </w:pBdr>
            <w:rPr>
              <w:rStyle w:val="PlaceholderText"/>
            </w:rPr>
          </w:pPr>
        </w:p>
        <w:p w:rsidR="1BEDE2CE" w:rsidP="1BEDE2CE" w:rsidRDefault="1BEDE2CE" w14:paraId="254B6108" w14:textId="6374CD70">
          <w:pPr>
            <w:pBdr>
              <w:top w:val="nil"/>
              <w:left w:val="nil"/>
              <w:bottom w:val="nil"/>
              <w:right w:val="nil"/>
              <w:between w:val="nil"/>
            </w:pBdr>
            <w:rPr>
              <w:rStyle w:val="PlaceholderText"/>
            </w:rPr>
          </w:pPr>
        </w:p>
        <w:p w:rsidR="1BEDE2CE" w:rsidP="1BEDE2CE" w:rsidRDefault="1BEDE2CE" w14:paraId="36F4F501" w14:textId="2F4C29E8">
          <w:pPr>
            <w:pBdr>
              <w:top w:val="nil"/>
              <w:left w:val="nil"/>
              <w:bottom w:val="nil"/>
              <w:right w:val="nil"/>
              <w:between w:val="nil"/>
            </w:pBdr>
            <w:rPr>
              <w:rStyle w:val="PlaceholderText"/>
            </w:rPr>
          </w:pPr>
        </w:p>
        <w:p w:rsidR="1BEDE2CE" w:rsidP="1BEDE2CE" w:rsidRDefault="1BEDE2CE" w14:paraId="0E6623E0" w14:textId="500FA628">
          <w:pPr>
            <w:pBdr>
              <w:top w:val="nil"/>
              <w:left w:val="nil"/>
              <w:bottom w:val="nil"/>
              <w:right w:val="nil"/>
              <w:between w:val="nil"/>
            </w:pBdr>
            <w:rPr>
              <w:rStyle w:val="PlaceholderText"/>
            </w:rPr>
          </w:pPr>
        </w:p>
        <w:p w:rsidR="1BEDE2CE" w:rsidP="1BEDE2CE" w:rsidRDefault="1BEDE2CE" w14:paraId="0070197E" w14:textId="4A74E148">
          <w:pPr>
            <w:pBdr>
              <w:top w:val="nil"/>
              <w:left w:val="nil"/>
              <w:bottom w:val="nil"/>
              <w:right w:val="nil"/>
              <w:between w:val="nil"/>
            </w:pBdr>
            <w:rPr>
              <w:rStyle w:val="PlaceholderText"/>
            </w:rPr>
          </w:pPr>
        </w:p>
        <w:p w:rsidR="1BEDE2CE" w:rsidP="1BEDE2CE" w:rsidRDefault="1BEDE2CE" w14:paraId="27A42952" w14:textId="445E0CA6">
          <w:pPr>
            <w:pBdr>
              <w:top w:val="nil"/>
              <w:left w:val="nil"/>
              <w:bottom w:val="nil"/>
              <w:right w:val="nil"/>
              <w:between w:val="nil"/>
            </w:pBdr>
            <w:rPr>
              <w:rStyle w:val="PlaceholderText"/>
            </w:rPr>
          </w:pPr>
        </w:p>
        <w:p w:rsidR="1BEDE2CE" w:rsidP="1BEDE2CE" w:rsidRDefault="1BEDE2CE" w14:paraId="72FAE33E" w14:textId="7A0B8792">
          <w:pPr>
            <w:pBdr>
              <w:top w:val="nil"/>
              <w:left w:val="nil"/>
              <w:bottom w:val="nil"/>
              <w:right w:val="nil"/>
              <w:between w:val="nil"/>
            </w:pBdr>
            <w:rPr>
              <w:rStyle w:val="PlaceholderText"/>
            </w:rPr>
          </w:pPr>
        </w:p>
        <w:p w:rsidR="1BEDE2CE" w:rsidP="1BEDE2CE" w:rsidRDefault="1BEDE2CE" w14:paraId="3C6BC2A9" w14:textId="2EF604A9">
          <w:pPr>
            <w:pBdr>
              <w:top w:val="nil"/>
              <w:left w:val="nil"/>
              <w:bottom w:val="nil"/>
              <w:right w:val="nil"/>
              <w:between w:val="nil"/>
            </w:pBdr>
            <w:rPr>
              <w:rStyle w:val="PlaceholderText"/>
            </w:rPr>
          </w:pPr>
        </w:p>
        <w:p w:rsidR="1BEDE2CE" w:rsidP="1BEDE2CE" w:rsidRDefault="1BEDE2CE" w14:paraId="2CBA3DC6" w14:textId="2BD71B08">
          <w:pPr>
            <w:pBdr>
              <w:top w:val="nil"/>
              <w:left w:val="nil"/>
              <w:bottom w:val="nil"/>
              <w:right w:val="nil"/>
              <w:between w:val="nil"/>
            </w:pBdr>
            <w:rPr>
              <w:rStyle w:val="PlaceholderText"/>
            </w:rPr>
          </w:pPr>
        </w:p>
        <w:p w:rsidR="1BEDE2CE" w:rsidP="1BEDE2CE" w:rsidRDefault="1BEDE2CE" w14:paraId="78E897A9" w14:textId="6CDCB09F">
          <w:pPr>
            <w:pBdr>
              <w:top w:val="nil"/>
              <w:left w:val="nil"/>
              <w:bottom w:val="nil"/>
              <w:right w:val="nil"/>
              <w:between w:val="nil"/>
            </w:pBdr>
            <w:rPr>
              <w:rStyle w:val="PlaceholderText"/>
            </w:rPr>
          </w:pPr>
          <w:r w:rsidRPr="1BEDE2CE">
            <w:rPr>
              <w:rStyle w:val="PlaceholderText"/>
            </w:rPr>
            <w:br w:type="column"/>
          </w:r>
        </w:p>
        <w:p w:rsidR="1BEDE2CE" w:rsidP="3C2CD629" w:rsidRDefault="00FC084D" w14:paraId="07ADA2FA" w14:textId="721C7CCC">
          <w:pPr>
            <w:pBdr>
              <w:top w:val="nil"/>
              <w:left w:val="nil"/>
              <w:bottom w:val="nil"/>
              <w:right w:val="nil"/>
              <w:between w:val="nil"/>
            </w:pBdr>
            <w:rPr>
              <w:rStyle w:val="PlaceholderText"/>
            </w:rPr>
          </w:pPr>
        </w:p>
      </w:sdtContent>
      <w:sdtEndPr>
        <w:rPr>
          <w:rStyle w:val="PlaceholderText"/>
          <w:rFonts w:ascii="Roboto" w:hAnsi="Roboto" w:eastAsia="Roboto" w:cs="Roboto"/>
        </w:rPr>
      </w:sdtEndPr>
    </w:sdt>
    <w:p w:rsidRPr="000E499A" w:rsidR="000E499A" w:rsidP="3C2CD629" w:rsidRDefault="000E499A" w14:paraId="62431CDC" w14:textId="77777777">
      <w:pPr>
        <w:pBdr>
          <w:top w:val="nil"/>
          <w:left w:val="nil"/>
          <w:bottom w:val="nil"/>
          <w:right w:val="nil"/>
          <w:between w:val="nil"/>
        </w:pBdr>
        <w:rPr>
          <w:rFonts w:ascii="Roboto" w:hAnsi="Roboto" w:eastAsia="Roboto" w:cs="Roboto"/>
          <w:i/>
          <w:iCs/>
        </w:rPr>
      </w:pPr>
    </w:p>
    <w:sdt>
      <w:sdtPr>
        <w:rPr>
          <w:color w:val="808080"/>
        </w:rPr>
        <w:tag w:val="goog_rdk_108"/>
        <w:id w:val="-1383684117"/>
        <w:placeholder>
          <w:docPart w:val="DefaultPlaceholder_1081868574"/>
        </w:placeholder>
      </w:sdtPr>
      <w:sdtEndPr>
        <w:rPr>
          <w:color w:val="auto"/>
        </w:rPr>
      </w:sdtEndPr>
      <w:sdtContent>
        <w:p w:rsidRPr="000E499A" w:rsidR="000E499A" w:rsidP="3C2CD629" w:rsidRDefault="00FC084D" w14:paraId="44A46A0F" w14:textId="77777777">
          <w:pPr>
            <w:pBdr>
              <w:top w:val="nil"/>
              <w:left w:val="nil"/>
              <w:bottom w:val="nil"/>
              <w:right w:val="nil"/>
              <w:between w:val="nil"/>
            </w:pBdr>
            <w:rPr>
              <w:rFonts w:ascii="Roboto" w:hAnsi="Roboto" w:eastAsia="Roboto" w:cs="Roboto"/>
              <w:i/>
              <w:iCs/>
            </w:rPr>
          </w:pPr>
          <w:sdt>
            <w:sdtPr>
              <w:rPr>
                <w:color w:val="808080"/>
              </w:rPr>
              <w:tag w:val="goog_rdk_106"/>
              <w:id w:val="263812781"/>
            </w:sdtPr>
            <w:sdtEndPr>
              <w:rPr>
                <w:color w:val="auto"/>
              </w:rPr>
            </w:sdtEndPr>
            <w:sdtContent>
              <w:sdt>
                <w:sdtPr>
                  <w:rPr>
                    <w:color w:val="808080"/>
                  </w:rPr>
                  <w:tag w:val="goog_rdk_107"/>
                  <w:id w:val="1624693907"/>
                </w:sdtPr>
                <w:sdtEndPr>
                  <w:rPr>
                    <w:color w:val="auto"/>
                  </w:rPr>
                </w:sdtEndPr>
                <w:sdtContent>
                  <w:r w:rsidRPr="3C2CD629" w:rsidR="005013D4">
                    <w:rPr>
                      <w:rFonts w:ascii="Roboto" w:hAnsi="Roboto" w:eastAsia="Roboto" w:cs="Roboto"/>
                      <w:i/>
                      <w:iCs/>
                    </w:rPr>
                    <w:t>If answer to Security Questionnaire no 12 is Yes, please fill out the following details:</w:t>
                  </w:r>
                </w:sdtContent>
              </w:sdt>
            </w:sdtContent>
          </w:sdt>
        </w:p>
      </w:sdtContent>
    </w:sdt>
    <w:sdt>
      <w:sdtPr>
        <w:tag w:val="goog_rdk_111"/>
        <w:id w:val="-1549944600"/>
        <w:placeholder>
          <w:docPart w:val="DefaultPlaceholder_1081868574"/>
        </w:placeholder>
      </w:sdtPr>
      <w:sdtContent>
        <w:p w:rsidRPr="000E499A" w:rsidR="000E499A" w:rsidP="3C2CD629" w:rsidRDefault="00FC084D" w14:paraId="49E398E2" w14:textId="77777777">
          <w:pPr>
            <w:pBdr>
              <w:top w:val="nil"/>
              <w:left w:val="nil"/>
              <w:bottom w:val="nil"/>
              <w:right w:val="nil"/>
              <w:between w:val="nil"/>
            </w:pBdr>
            <w:rPr>
              <w:rFonts w:ascii="Roboto" w:hAnsi="Roboto" w:eastAsia="Roboto" w:cs="Roboto"/>
              <w:sz w:val="24"/>
              <w:szCs w:val="24"/>
            </w:rPr>
          </w:pPr>
          <w:sdt>
            <w:sdtPr>
              <w:tag w:val="goog_rdk_109"/>
              <w:id w:val="-606219172"/>
            </w:sdtPr>
            <w:sdtContent>
              <w:sdt>
                <w:sdtPr>
                  <w:tag w:val="goog_rdk_110"/>
                  <w:id w:val="-1333707823"/>
                </w:sdtPr>
                <w:sdtContent/>
              </w:sdt>
            </w:sdtContent>
          </w:sdt>
        </w:p>
      </w:sdtContent>
    </w:sdt>
    <w:sdt>
      <w:sdtPr>
        <w:tag w:val="goog_rdk_114"/>
        <w:id w:val="-148879874"/>
        <w:placeholder>
          <w:docPart w:val="DefaultPlaceholder_1081868574"/>
        </w:placeholder>
      </w:sdtPr>
      <w:sdtContent>
        <w:p w:rsidRPr="000E499A" w:rsidR="000E499A" w:rsidRDefault="00FC084D" w14:paraId="16287F21" w14:textId="77777777">
          <w:pPr>
            <w:widowControl w:val="0"/>
            <w:ind w:left="36"/>
            <w:jc w:val="both"/>
            <w:rPr>
              <w:rFonts w:ascii="Roboto" w:hAnsi="Roboto" w:eastAsia="Roboto" w:cs="Roboto"/>
              <w:color w:val="0000FF"/>
            </w:rPr>
          </w:pPr>
          <w:sdt>
            <w:sdtPr>
              <w:tag w:val="goog_rdk_112"/>
              <w:id w:val="-698400420"/>
            </w:sdtPr>
            <w:sdtContent>
              <w:sdt>
                <w:sdtPr>
                  <w:tag w:val="goog_rdk_113"/>
                  <w:id w:val="1628968976"/>
                </w:sdtPr>
                <w:sdtContent/>
              </w:sdt>
            </w:sdtContent>
          </w:sdt>
        </w:p>
      </w:sdtContent>
    </w:sdt>
    <w:sdt>
      <w:sdtPr>
        <w:tag w:val="goog_rdk_124"/>
        <w:id w:val="1186581724"/>
        <w:lock w:val="contentLocked"/>
        <w:placeholder>
          <w:docPart w:val="DefaultPlaceholder_1081868574"/>
        </w:placeholder>
      </w:sdtPr>
      <w:sdtContent>
        <w:tbl>
          <w:tblPr>
            <w:tblStyle w:val="a8"/>
            <w:tblW w:w="9323" w:type="dxa"/>
            <w:tblInd w:w="3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23"/>
          </w:tblGrid>
          <w:sdt>
            <w:sdtPr>
              <w:tag w:val="goog_rdk_115"/>
              <w:id w:val="1554500246"/>
            </w:sdtPr>
            <w:sdtContent>
              <w:tr w:rsidR="000E499A" w14:paraId="19122891" w14:textId="77777777">
                <w:trPr>
                  <w:ins w:author="Emmanuelle BUREAU" w:date="2025-07-25T08:43:00Z" w:id="59"/>
                </w:trPr>
                <w:tc>
                  <w:tcPr>
                    <w:tcW w:w="9323" w:type="dxa"/>
                    <w:tcMar>
                      <w:top w:w="100" w:type="dxa"/>
                      <w:left w:w="100" w:type="dxa"/>
                      <w:bottom w:w="100" w:type="dxa"/>
                      <w:right w:w="100" w:type="dxa"/>
                    </w:tcMar>
                  </w:tcPr>
                  <w:sdt>
                    <w:sdtPr>
                      <w:tag w:val="goog_rdk_119"/>
                      <w:id w:val="191856543"/>
                    </w:sdtPr>
                    <w:sdtContent>
                      <w:p w:rsidRPr="000E499A" w:rsidR="000E499A" w:rsidRDefault="00FC084D" w14:paraId="7EE1140D" w14:textId="77777777">
                        <w:pPr>
                          <w:widowControl w:val="0"/>
                          <w:ind w:left="36"/>
                          <w:jc w:val="both"/>
                          <w:rPr>
                            <w:ins w:author="Emmanuelle BUREAU" w:date="2025-07-25T08:43:00Z" w:id="60"/>
                            <w:rFonts w:ascii="Roboto" w:hAnsi="Roboto" w:eastAsia="Roboto" w:cs="Roboto"/>
                            <w:color w:val="0000FF"/>
                            <w:rPrChange w:author="Emmanuelle BUREAU" w:date="2025-07-25T08:43:00Z" w:id="61">
                              <w:rPr>
                                <w:ins w:author="Emmanuelle BUREAU" w:date="2025-07-25T08:43:00Z" w:id="62"/>
                                <w:rFonts w:ascii="Roboto" w:hAnsi="Roboto" w:eastAsia="Roboto" w:cs="Roboto"/>
                                <w:color w:val="000000"/>
                              </w:rPr>
                            </w:rPrChange>
                          </w:rPr>
                        </w:pPr>
                        <w:sdt>
                          <w:sdtPr>
                            <w:tag w:val="goog_rdk_116"/>
                            <w:id w:val="-1505693188"/>
                          </w:sdtPr>
                          <w:sdtContent>
                            <w:sdt>
                              <w:sdtPr>
                                <w:tag w:val="goog_rdk_117"/>
                                <w:id w:val="-1445818825"/>
                              </w:sdtPr>
                              <w:sdtContent>
                                <w:ins w:author="Emmanuelle BUREAU" w:date="2025-07-25T08:43:00Z" w:id="63">
                                  <w:r w:rsidR="005013D4">
                                    <w:rPr>
                                      <w:rFonts w:ascii="Roboto" w:hAnsi="Roboto" w:eastAsia="Roboto" w:cs="Roboto"/>
                                      <w:color w:val="0000FF"/>
                                      <w:rPrChange w:author="Emmanuelle BUREAU" w:date="2025-07-25T08:43:00Z" w:id="64">
                                        <w:rPr>
                                          <w:rFonts w:ascii="Roboto" w:hAnsi="Roboto" w:eastAsia="Roboto" w:cs="Roboto"/>
                                          <w:color w:val="000000"/>
                                        </w:rPr>
                                      </w:rPrChange>
                                    </w:rPr>
                                    <w:t>Specify if access is internet-facing or cross-zone, and what protections apply.</w:t>
                                  </w:r>
                                </w:ins>
                              </w:sdtContent>
                            </w:sdt>
                            <w:customXmlInsRangeStart w:author="Emmanuelle BUREAU" w:date="2025-07-25T08:43:00Z" w:id="65"/>
                            <w:sdt>
                              <w:sdtPr>
                                <w:tag w:val="goog_rdk_118"/>
                                <w:id w:val="-1090709790"/>
                              </w:sdtPr>
                              <w:sdtContent>
                                <w:customXmlInsRangeEnd w:id="65"/>
                                <w:customXmlInsRangeStart w:author="Emmanuelle BUREAU" w:date="2025-07-25T08:43:00Z" w:id="66"/>
                              </w:sdtContent>
                            </w:sdt>
                            <w:customXmlInsRangeEnd w:id="66"/>
                          </w:sdtContent>
                        </w:sdt>
                      </w:p>
                    </w:sdtContent>
                  </w:sdt>
                </w:tc>
              </w:tr>
            </w:sdtContent>
          </w:sdt>
          <w:sdt>
            <w:sdtPr>
              <w:tag w:val="goog_rdk_120"/>
              <w:id w:val="540813237"/>
            </w:sdtPr>
            <w:sdtContent>
              <w:tr w:rsidR="000E499A" w14:paraId="5BE93A62" w14:textId="77777777">
                <w:trPr>
                  <w:ins w:author="Emmanuelle BUREAU" w:date="2025-07-25T08:43:00Z" w:id="67"/>
                </w:trPr>
                <w:tc>
                  <w:tcPr>
                    <w:tcW w:w="9323" w:type="dxa"/>
                    <w:tcMar>
                      <w:top w:w="100" w:type="dxa"/>
                      <w:left w:w="100" w:type="dxa"/>
                      <w:bottom w:w="100" w:type="dxa"/>
                      <w:right w:w="100" w:type="dxa"/>
                    </w:tcMar>
                  </w:tcPr>
                  <w:sdt>
                    <w:sdtPr>
                      <w:tag w:val="goog_rdk_123"/>
                      <w:id w:val="1258529372"/>
                    </w:sdtPr>
                    <w:sdtContent>
                      <w:p w:rsidRPr="000E499A" w:rsidR="000E499A" w:rsidRDefault="00FC084D" w14:paraId="384BA73E" w14:textId="77777777">
                        <w:pPr>
                          <w:widowControl w:val="0"/>
                          <w:pBdr>
                            <w:top w:val="nil"/>
                            <w:left w:val="nil"/>
                            <w:bottom w:val="nil"/>
                            <w:right w:val="nil"/>
                            <w:between w:val="nil"/>
                          </w:pBdr>
                          <w:rPr>
                            <w:ins w:author="Emmanuelle BUREAU" w:date="2025-07-25T08:43:00Z" w:id="68"/>
                            <w:rFonts w:ascii="Roboto" w:hAnsi="Roboto" w:eastAsia="Roboto" w:cs="Roboto"/>
                            <w:color w:val="0000FF"/>
                            <w:rPrChange w:author="Emmanuelle BUREAU" w:date="2025-07-25T08:43:00Z" w:id="69">
                              <w:rPr>
                                <w:ins w:author="Emmanuelle BUREAU" w:date="2025-07-25T08:43:00Z" w:id="70"/>
                                <w:rFonts w:ascii="Roboto" w:hAnsi="Roboto" w:eastAsia="Roboto" w:cs="Roboto"/>
                                <w:color w:val="000000"/>
                              </w:rPr>
                            </w:rPrChange>
                          </w:rPr>
                        </w:pPr>
                        <w:sdt>
                          <w:sdtPr>
                            <w:tag w:val="goog_rdk_121"/>
                            <w:id w:val="1405040297"/>
                          </w:sdtPr>
                          <w:sdtContent>
                            <w:sdt>
                              <w:sdtPr>
                                <w:tag w:val="goog_rdk_122"/>
                                <w:id w:val="-1791708404"/>
                              </w:sdtPr>
                              <w:sdtContent/>
                            </w:sdt>
                          </w:sdtContent>
                        </w:sdt>
                      </w:p>
                    </w:sdtContent>
                  </w:sdt>
                </w:tc>
              </w:tr>
            </w:sdtContent>
          </w:sdt>
        </w:tbl>
        <w:sdt>
          <w:sdtPr>
            <w:tag w:val="goog_rdk_127"/>
            <w:id w:val="1054441840"/>
            <w:placeholder>
              <w:docPart w:val="DefaultPlaceholder_1081868574"/>
            </w:placeholder>
          </w:sdtPr>
          <w:sdtContent>
            <w:p w:rsidRPr="000E499A" w:rsidR="000E499A" w:rsidRDefault="00FC084D" w14:paraId="34B3F2EB" w14:textId="77777777">
              <w:pPr>
                <w:widowControl w:val="0"/>
                <w:ind w:left="36"/>
                <w:jc w:val="both"/>
                <w:rPr>
                  <w:rFonts w:ascii="Roboto" w:hAnsi="Roboto" w:eastAsia="Roboto" w:cs="Roboto"/>
                  <w:color w:val="0000FF"/>
                </w:rPr>
              </w:pPr>
              <w:sdt>
                <w:sdtPr>
                  <w:tag w:val="goog_rdk_125"/>
                  <w:id w:val="-188406787"/>
                </w:sdtPr>
                <w:sdtContent>
                  <w:sdt>
                    <w:sdtPr>
                      <w:tag w:val="goog_rdk_126"/>
                      <w:id w:val="-1372889234"/>
                    </w:sdtPr>
                    <w:sdtContent/>
                  </w:sdt>
                </w:sdtContent>
              </w:sdt>
            </w:p>
          </w:sdtContent>
        </w:sdt>
        <w:sdt>
          <w:sdtPr>
            <w:tag w:val="goog_rdk_130"/>
            <w:id w:val="-594989771"/>
            <w:placeholder>
              <w:docPart w:val="DefaultPlaceholder_1081868574"/>
            </w:placeholder>
          </w:sdtPr>
          <w:sdtContent>
            <w:p w:rsidRPr="000E499A" w:rsidR="000E499A" w:rsidP="3C2CD629" w:rsidRDefault="00FC084D" w14:paraId="7D34F5C7" w14:textId="77777777">
              <w:pPr>
                <w:pBdr>
                  <w:top w:val="nil"/>
                  <w:left w:val="nil"/>
                  <w:bottom w:val="nil"/>
                  <w:right w:val="nil"/>
                  <w:between w:val="nil"/>
                </w:pBdr>
                <w:rPr>
                  <w:rFonts w:ascii="Roboto" w:hAnsi="Roboto" w:eastAsia="Roboto" w:cs="Roboto"/>
                  <w:sz w:val="24"/>
                  <w:szCs w:val="24"/>
                </w:rPr>
              </w:pPr>
              <w:sdt>
                <w:sdtPr>
                  <w:tag w:val="goog_rdk_128"/>
                  <w:id w:val="1490837595"/>
                </w:sdtPr>
                <w:sdtContent>
                  <w:sdt>
                    <w:sdtPr>
                      <w:tag w:val="goog_rdk_129"/>
                      <w:id w:val="1554525775"/>
                    </w:sdtPr>
                    <w:sdtContent/>
                  </w:sdt>
                </w:sdtContent>
              </w:sdt>
            </w:p>
          </w:sdtContent>
        </w:sdt>
        <w:sdt>
          <w:sdtPr>
            <w:tag w:val="goog_rdk_133"/>
            <w:id w:val="-561767921"/>
            <w:placeholder>
              <w:docPart w:val="DefaultPlaceholder_1081868574"/>
            </w:placeholder>
          </w:sdtPr>
          <w:sdtContent>
            <w:p w:rsidRPr="000E499A" w:rsidR="000E499A" w:rsidP="3C2CD629" w:rsidRDefault="00FC084D" w14:paraId="01D1CC1E" w14:textId="77777777">
              <w:pPr>
                <w:rPr>
                  <w:rFonts w:ascii="Roboto" w:hAnsi="Roboto" w:eastAsia="Roboto" w:cs="Roboto"/>
                  <w:i/>
                  <w:iCs/>
                </w:rPr>
              </w:pPr>
              <w:sdt>
                <w:sdtPr>
                  <w:tag w:val="goog_rdk_131"/>
                  <w:id w:val="1273725314"/>
                </w:sdtPr>
                <w:sdtContent>
                  <w:sdt>
                    <w:sdtPr>
                      <w:tag w:val="goog_rdk_132"/>
                      <w:id w:val="-622222010"/>
                    </w:sdtPr>
                    <w:sdtContent>
                      <w:r w:rsidRPr="3C2CD629" w:rsidR="005013D4">
                        <w:rPr>
                          <w:rFonts w:ascii="Roboto" w:hAnsi="Roboto" w:eastAsia="Roboto" w:cs="Roboto"/>
                          <w:i/>
                          <w:iCs/>
                        </w:rPr>
                        <w:t>If answer to Security Questionnaire no 14 is Yes, please fill out the following details:</w:t>
                      </w:r>
                    </w:sdtContent>
                  </w:sdt>
                </w:sdtContent>
              </w:sdt>
            </w:p>
          </w:sdtContent>
        </w:sdt>
        <w:sdt>
          <w:sdtPr>
            <w:tag w:val="goog_rdk_136"/>
            <w:id w:val="1047188206"/>
            <w:placeholder>
              <w:docPart w:val="DefaultPlaceholder_1081868574"/>
            </w:placeholder>
          </w:sdtPr>
          <w:sdtContent>
            <w:p w:rsidRPr="000E499A" w:rsidR="000E499A" w:rsidRDefault="00FC084D" w14:paraId="0B4020A7" w14:textId="77777777">
              <w:pPr>
                <w:rPr>
                  <w:rFonts w:ascii="Roboto" w:hAnsi="Roboto" w:eastAsia="Roboto" w:cs="Roboto"/>
                  <w:sz w:val="24"/>
                  <w:szCs w:val="24"/>
                </w:rPr>
              </w:pPr>
              <w:sdt>
                <w:sdtPr>
                  <w:tag w:val="goog_rdk_134"/>
                  <w:id w:val="491703726"/>
                </w:sdtPr>
                <w:sdtContent>
                  <w:sdt>
                    <w:sdtPr>
                      <w:tag w:val="goog_rdk_135"/>
                      <w:id w:val="1242615403"/>
                    </w:sdtPr>
                    <w:sdtContent/>
                  </w:sdt>
                </w:sdtContent>
              </w:sdt>
            </w:p>
          </w:sdtContent>
        </w:sdt>
        <w:sdt>
          <w:sdtPr>
            <w:tag w:val="goog_rdk_139"/>
            <w:id w:val="-1681356841"/>
            <w:placeholder>
              <w:docPart w:val="DefaultPlaceholder_1081868574"/>
            </w:placeholder>
          </w:sdtPr>
          <w:sdtContent>
            <w:p w:rsidRPr="000E499A" w:rsidR="000E499A" w:rsidRDefault="00FC084D" w14:paraId="1D7B270A" w14:textId="77777777">
              <w:pPr>
                <w:widowControl w:val="0"/>
                <w:ind w:left="36"/>
                <w:jc w:val="both"/>
                <w:rPr>
                  <w:rFonts w:ascii="Roboto" w:hAnsi="Roboto" w:eastAsia="Roboto" w:cs="Roboto"/>
                  <w:color w:val="0000FF"/>
                </w:rPr>
              </w:pPr>
              <w:sdt>
                <w:sdtPr>
                  <w:tag w:val="goog_rdk_137"/>
                  <w:id w:val="-2106132587"/>
                </w:sdtPr>
                <w:sdtContent>
                  <w:sdt>
                    <w:sdtPr>
                      <w:tag w:val="goog_rdk_138"/>
                      <w:id w:val="-1688189378"/>
                    </w:sdtPr>
                    <w:sdtContent/>
                  </w:sdt>
                </w:sdtContent>
              </w:sdt>
            </w:p>
          </w:sdtContent>
        </w:sdt>
        <w:sdt>
          <w:sdtPr>
            <w:tag w:val="goog_rdk_148"/>
            <w:id w:val="1379746549"/>
            <w:lock w:val="contentLocked"/>
            <w:placeholder>
              <w:docPart w:val="DefaultPlaceholder_1081868574"/>
            </w:placeholder>
          </w:sdtPr>
          <w:sdtContent>
            <w:tbl>
              <w:tblPr>
                <w:tblStyle w:val="a9"/>
                <w:tblW w:w="9323" w:type="dxa"/>
                <w:tblInd w:w="3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23"/>
              </w:tblGrid>
              <w:sdt>
                <w:sdtPr>
                  <w:tag w:val="goog_rdk_140"/>
                  <w:id w:val="301660358"/>
                </w:sdtPr>
                <w:sdtContent>
                  <w:tr w:rsidR="000E499A" w14:paraId="45FD4963" w14:textId="77777777">
                    <w:trPr>
                      <w:ins w:author="Emmanuelle BUREAU" w:date="2025-07-25T08:43:00Z" w:id="71"/>
                    </w:trPr>
                    <w:tc>
                      <w:tcPr>
                        <w:tcW w:w="9323" w:type="dxa"/>
                        <w:tcMar>
                          <w:top w:w="100" w:type="dxa"/>
                          <w:left w:w="100" w:type="dxa"/>
                          <w:bottom w:w="100" w:type="dxa"/>
                          <w:right w:w="100" w:type="dxa"/>
                        </w:tcMar>
                      </w:tcPr>
                      <w:sdt>
                        <w:sdtPr>
                          <w:tag w:val="goog_rdk_143"/>
                          <w:id w:val="-1911507924"/>
                        </w:sdtPr>
                        <w:sdtContent>
                          <w:p w:rsidRPr="000E499A" w:rsidR="000E499A" w:rsidRDefault="00FC084D" w14:paraId="2F9D3D05" w14:textId="77777777">
                            <w:pPr>
                              <w:widowControl w:val="0"/>
                              <w:ind w:left="36"/>
                              <w:jc w:val="both"/>
                              <w:rPr>
                                <w:ins w:author="Emmanuelle BUREAU" w:date="2025-07-25T08:43:00Z" w:id="72"/>
                                <w:rFonts w:ascii="Roboto" w:hAnsi="Roboto" w:eastAsia="Roboto" w:cs="Roboto"/>
                                <w:color w:val="0000FF"/>
                                <w:rPrChange w:author="Emmanuelle BUREAU" w:date="2025-07-25T08:43:00Z" w:id="73">
                                  <w:rPr>
                                    <w:ins w:author="Emmanuelle BUREAU" w:date="2025-07-25T08:43:00Z" w:id="74"/>
                                    <w:rFonts w:ascii="Roboto" w:hAnsi="Roboto" w:eastAsia="Roboto" w:cs="Roboto"/>
                                    <w:color w:val="000000"/>
                                  </w:rPr>
                                </w:rPrChange>
                              </w:rPr>
                            </w:pPr>
                            <w:sdt>
                              <w:sdtPr>
                                <w:tag w:val="goog_rdk_141"/>
                                <w:id w:val="1910728221"/>
                              </w:sdtPr>
                              <w:sdtContent>
                                <w:sdt>
                                  <w:sdtPr>
                                    <w:tag w:val="goog_rdk_142"/>
                                    <w:id w:val="1878135805"/>
                                  </w:sdtPr>
                                  <w:sdtContent>
                                    <w:ins w:author="Emmanuelle BUREAU" w:date="2025-07-25T08:43:00Z" w:id="75">
                                      <w:r w:rsidR="005013D4">
                                        <w:rPr>
                                          <w:rFonts w:ascii="Roboto" w:hAnsi="Roboto" w:eastAsia="Roboto" w:cs="Roboto"/>
                                          <w:color w:val="0000FF"/>
                                          <w:rPrChange w:author="Emmanuelle BUREAU" w:date="2025-07-25T08:43:00Z" w:id="76">
                                            <w:rPr>
                                              <w:rFonts w:ascii="Roboto" w:hAnsi="Roboto" w:eastAsia="Roboto" w:cs="Roboto"/>
                                              <w:color w:val="000000"/>
                                            </w:rPr>
                                          </w:rPrChange>
                                        </w:rPr>
                                        <w:t>If yes, specify location of the temporary files, access controls, and how automatic purging is set.</w:t>
                                      </w:r>
                                    </w:ins>
                                  </w:sdtContent>
                                </w:sdt>
                              </w:sdtContent>
                            </w:sdt>
                          </w:p>
                        </w:sdtContent>
                      </w:sdt>
                    </w:tc>
                  </w:tr>
                </w:sdtContent>
              </w:sdt>
              <w:sdt>
                <w:sdtPr>
                  <w:tag w:val="goog_rdk_144"/>
                  <w:id w:val="79571845"/>
                </w:sdtPr>
                <w:sdtContent>
                  <w:tr w:rsidR="000E499A" w14:paraId="4F904CB7" w14:textId="77777777">
                    <w:trPr>
                      <w:ins w:author="Emmanuelle BUREAU" w:date="2025-07-25T08:43:00Z" w:id="77"/>
                    </w:trPr>
                    <w:tc>
                      <w:tcPr>
                        <w:tcW w:w="9323" w:type="dxa"/>
                        <w:tcMar>
                          <w:top w:w="100" w:type="dxa"/>
                          <w:left w:w="100" w:type="dxa"/>
                          <w:bottom w:w="100" w:type="dxa"/>
                          <w:right w:w="100" w:type="dxa"/>
                        </w:tcMar>
                      </w:tcPr>
                      <w:sdt>
                        <w:sdtPr>
                          <w:tag w:val="goog_rdk_147"/>
                          <w:id w:val="-1313003430"/>
                        </w:sdtPr>
                        <w:sdtContent>
                          <w:p w:rsidRPr="000E499A" w:rsidR="000E499A" w:rsidRDefault="00FC084D" w14:paraId="06971CD3" w14:textId="77777777">
                            <w:pPr>
                              <w:widowControl w:val="0"/>
                              <w:rPr>
                                <w:ins w:author="Emmanuelle BUREAU" w:date="2025-07-25T08:43:00Z" w:id="78"/>
                                <w:rFonts w:ascii="Roboto" w:hAnsi="Roboto" w:eastAsia="Roboto" w:cs="Roboto"/>
                                <w:color w:val="0000FF"/>
                                <w:rPrChange w:author="Emmanuelle BUREAU" w:date="2025-07-25T08:43:00Z" w:id="79">
                                  <w:rPr>
                                    <w:ins w:author="Emmanuelle BUREAU" w:date="2025-07-25T08:43:00Z" w:id="80"/>
                                    <w:rFonts w:ascii="Roboto" w:hAnsi="Roboto" w:eastAsia="Roboto" w:cs="Roboto"/>
                                    <w:color w:val="000000"/>
                                  </w:rPr>
                                </w:rPrChange>
                              </w:rPr>
                            </w:pPr>
                            <w:sdt>
                              <w:sdtPr>
                                <w:tag w:val="goog_rdk_145"/>
                                <w:id w:val="-1511673585"/>
                              </w:sdtPr>
                              <w:sdtContent>
                                <w:sdt>
                                  <w:sdtPr>
                                    <w:tag w:val="goog_rdk_146"/>
                                    <w:id w:val="943823209"/>
                                  </w:sdtPr>
                                  <w:sdtContent/>
                                </w:sdt>
                              </w:sdtContent>
                            </w:sdt>
                          </w:p>
                        </w:sdtContent>
                      </w:sdt>
                    </w:tc>
                  </w:tr>
                </w:sdtContent>
              </w:sdt>
            </w:tbl>
            <w:sdt>
              <w:sdtPr>
                <w:tag w:val="goog_rdk_151"/>
                <w:id w:val="-114551866"/>
                <w:placeholder>
                  <w:docPart w:val="DefaultPlaceholder_1081868574"/>
                </w:placeholder>
              </w:sdtPr>
              <w:sdtContent>
                <w:p w:rsidRPr="000E499A" w:rsidR="000E499A" w:rsidRDefault="00FC084D" w14:paraId="2A1F701D" w14:textId="77777777">
                  <w:pPr>
                    <w:widowControl w:val="0"/>
                    <w:ind w:left="36"/>
                    <w:jc w:val="both"/>
                    <w:rPr>
                      <w:rFonts w:ascii="Roboto" w:hAnsi="Roboto" w:eastAsia="Roboto" w:cs="Roboto"/>
                      <w:sz w:val="24"/>
                      <w:szCs w:val="24"/>
                    </w:rPr>
                  </w:pPr>
                  <w:sdt>
                    <w:sdtPr>
                      <w:tag w:val="goog_rdk_149"/>
                      <w:id w:val="-2107914302"/>
                    </w:sdtPr>
                    <w:sdtContent>
                      <w:sdt>
                        <w:sdtPr>
                          <w:tag w:val="goog_rdk_150"/>
                          <w:id w:val="1594041800"/>
                        </w:sdtPr>
                        <w:sdtContent/>
                      </w:sdt>
                    </w:sdtContent>
                  </w:sdt>
                </w:p>
              </w:sdtContent>
            </w:sdt>
            <w:sdt>
              <w:sdtPr>
                <w:tag w:val="goog_rdk_154"/>
                <w:id w:val="-2098159903"/>
                <w:placeholder>
                  <w:docPart w:val="DefaultPlaceholder_1081868574"/>
                </w:placeholder>
              </w:sdtPr>
              <w:sdtContent>
                <w:p w:rsidRPr="000E499A" w:rsidR="000E499A" w:rsidP="3C2CD629" w:rsidRDefault="00FC084D" w14:paraId="03EFCA41" w14:textId="77777777">
                  <w:pPr>
                    <w:pBdr>
                      <w:top w:val="nil"/>
                      <w:left w:val="nil"/>
                      <w:bottom w:val="nil"/>
                      <w:right w:val="nil"/>
                      <w:between w:val="nil"/>
                    </w:pBdr>
                    <w:rPr>
                      <w:rFonts w:ascii="Roboto" w:hAnsi="Roboto" w:eastAsia="Roboto" w:cs="Roboto"/>
                      <w:sz w:val="24"/>
                      <w:szCs w:val="24"/>
                    </w:rPr>
                  </w:pPr>
                  <w:sdt>
                    <w:sdtPr>
                      <w:tag w:val="goog_rdk_152"/>
                      <w:id w:val="-1885569742"/>
                    </w:sdtPr>
                    <w:sdtContent>
                      <w:sdt>
                        <w:sdtPr>
                          <w:tag w:val="goog_rdk_153"/>
                          <w:id w:val="-1819136615"/>
                        </w:sdtPr>
                        <w:sdtContent/>
                      </w:sdt>
                    </w:sdtContent>
                  </w:sdt>
                </w:p>
              </w:sdtContent>
            </w:sdt>
            <w:sdt>
              <w:sdtPr>
                <w:tag w:val="goog_rdk_157"/>
                <w:id w:val="-1054851329"/>
                <w:placeholder>
                  <w:docPart w:val="DefaultPlaceholder_1081868574"/>
                </w:placeholder>
              </w:sdtPr>
              <w:sdtContent>
                <w:p w:rsidRPr="000E499A" w:rsidR="000E499A" w:rsidP="3C2CD629" w:rsidRDefault="00FC084D" w14:paraId="5F96A722" w14:textId="77777777">
                  <w:pPr>
                    <w:pBdr>
                      <w:top w:val="nil"/>
                      <w:left w:val="nil"/>
                      <w:bottom w:val="nil"/>
                      <w:right w:val="nil"/>
                      <w:between w:val="nil"/>
                    </w:pBdr>
                    <w:rPr>
                      <w:rFonts w:ascii="Roboto" w:hAnsi="Roboto" w:eastAsia="Roboto" w:cs="Roboto"/>
                      <w:sz w:val="24"/>
                      <w:szCs w:val="24"/>
                    </w:rPr>
                  </w:pPr>
                  <w:sdt>
                    <w:sdtPr>
                      <w:tag w:val="goog_rdk_155"/>
                      <w:id w:val="-481151652"/>
                    </w:sdtPr>
                    <w:sdtContent>
                      <w:sdt>
                        <w:sdtPr>
                          <w:tag w:val="goog_rdk_156"/>
                          <w:id w:val="-595441964"/>
                        </w:sdtPr>
                        <w:sdtContent/>
                      </w:sdt>
                    </w:sdtContent>
                  </w:sdt>
                </w:p>
              </w:sdtContent>
            </w:sdt>
            <w:sdt>
              <w:sdtPr>
                <w:tag w:val="goog_rdk_160"/>
                <w:id w:val="-1807335326"/>
                <w:placeholder>
                  <w:docPart w:val="DefaultPlaceholder_1081868574"/>
                </w:placeholder>
              </w:sdtPr>
              <w:sdtContent>
                <w:p w:rsidRPr="000E499A" w:rsidR="000E499A" w:rsidP="3C2CD629" w:rsidRDefault="00FC084D" w14:paraId="5B95CD12" w14:textId="77777777">
                  <w:pPr>
                    <w:pBdr>
                      <w:top w:val="nil"/>
                      <w:left w:val="nil"/>
                      <w:bottom w:val="nil"/>
                      <w:right w:val="nil"/>
                      <w:between w:val="nil"/>
                    </w:pBdr>
                    <w:rPr>
                      <w:rFonts w:ascii="Roboto" w:hAnsi="Roboto" w:eastAsia="Roboto" w:cs="Roboto"/>
                      <w:sz w:val="24"/>
                      <w:szCs w:val="24"/>
                    </w:rPr>
                  </w:pPr>
                  <w:sdt>
                    <w:sdtPr>
                      <w:tag w:val="goog_rdk_158"/>
                      <w:id w:val="-1361386191"/>
                    </w:sdtPr>
                    <w:sdtContent>
                      <w:sdt>
                        <w:sdtPr>
                          <w:tag w:val="goog_rdk_159"/>
                          <w:id w:val="1129833218"/>
                        </w:sdtPr>
                        <w:sdtContent/>
                      </w:sdt>
                    </w:sdtContent>
                  </w:sdt>
                </w:p>
              </w:sdtContent>
            </w:sdt>
            <w:sdt>
              <w:sdtPr>
                <w:tag w:val="goog_rdk_163"/>
                <w:id w:val="-130836404"/>
                <w:placeholder>
                  <w:docPart w:val="DefaultPlaceholder_1081868574"/>
                </w:placeholder>
              </w:sdtPr>
              <w:sdtContent>
                <w:p w:rsidRPr="000E499A" w:rsidR="000E499A" w:rsidP="3C2CD629" w:rsidRDefault="00FC084D" w14:paraId="5220BBB2" w14:textId="77777777">
                  <w:pPr>
                    <w:pBdr>
                      <w:top w:val="nil"/>
                      <w:left w:val="nil"/>
                      <w:bottom w:val="nil"/>
                      <w:right w:val="nil"/>
                      <w:between w:val="nil"/>
                    </w:pBdr>
                    <w:rPr>
                      <w:rFonts w:ascii="Roboto" w:hAnsi="Roboto" w:eastAsia="Roboto" w:cs="Roboto"/>
                      <w:sz w:val="24"/>
                      <w:szCs w:val="24"/>
                    </w:rPr>
                  </w:pPr>
                  <w:sdt>
                    <w:sdtPr>
                      <w:tag w:val="goog_rdk_161"/>
                      <w:id w:val="-2023934333"/>
                    </w:sdtPr>
                    <w:sdtContent>
                      <w:sdt>
                        <w:sdtPr>
                          <w:tag w:val="goog_rdk_162"/>
                          <w:id w:val="2004946653"/>
                        </w:sdtPr>
                        <w:sdtContent/>
                      </w:sdt>
                    </w:sdtContent>
                  </w:sdt>
                </w:p>
              </w:sdtContent>
            </w:sdt>
            <w:sdt>
              <w:sdtPr>
                <w:tag w:val="goog_rdk_165"/>
                <w:id w:val="1796747930"/>
                <w:placeholder>
                  <w:docPart w:val="DefaultPlaceholder_1081868574"/>
                </w:placeholder>
              </w:sdtPr>
              <w:sdtContent>
                <w:p w:rsidRPr="000E499A" w:rsidR="000E499A" w:rsidP="3C2CD629" w:rsidRDefault="00FC084D" w14:paraId="13CB595B" w14:textId="77777777">
                  <w:pPr>
                    <w:pBdr>
                      <w:top w:val="nil"/>
                      <w:left w:val="nil"/>
                      <w:bottom w:val="nil"/>
                      <w:right w:val="nil"/>
                      <w:between w:val="nil"/>
                    </w:pBdr>
                    <w:rPr>
                      <w:rFonts w:ascii="Roboto" w:hAnsi="Roboto" w:eastAsia="Roboto" w:cs="Roboto"/>
                      <w:sz w:val="24"/>
                      <w:szCs w:val="24"/>
                    </w:rPr>
                  </w:pPr>
                </w:p>
              </w:sdtContent>
            </w:sdt>
            <w:p w:rsidR="000E499A" w:rsidRDefault="005013D4" w14:paraId="00B29930" w14:textId="77777777">
              <w:pPr>
                <w:pBdr>
                  <w:top w:val="nil"/>
                  <w:left w:val="nil"/>
                  <w:bottom w:val="nil"/>
                  <w:right w:val="nil"/>
                  <w:between w:val="nil"/>
                </w:pBdr>
                <w:rPr>
                  <w:rFonts w:ascii="Roboto" w:hAnsi="Roboto" w:eastAsia="Roboto" w:cs="Roboto"/>
                  <w:b/>
                  <w:color w:val="000000"/>
                </w:rPr>
              </w:pPr>
              <w:r>
                <w:rPr>
                  <w:rFonts w:ascii="Roboto" w:hAnsi="Roboto" w:eastAsia="Roboto" w:cs="Roboto"/>
                  <w:b/>
                  <w:color w:val="000000"/>
                </w:rPr>
                <w:t>Custom Tables / Programs</w:t>
              </w:r>
              <w:r>
                <w:rPr>
                  <w:rFonts w:ascii="Roboto" w:hAnsi="Roboto" w:eastAsia="Roboto" w:cs="Roboto"/>
                  <w:b/>
                  <w:color w:val="000000"/>
                </w:rPr>
                <w:br/>
              </w:r>
            </w:p>
            <w:p w:rsidR="000E499A" w:rsidRDefault="005013D4" w14:paraId="2F8E3526" w14:textId="77777777">
              <w:pPr>
                <w:pBdr>
                  <w:top w:val="nil"/>
                  <w:left w:val="nil"/>
                  <w:bottom w:val="nil"/>
                  <w:right w:val="nil"/>
                  <w:between w:val="nil"/>
                </w:pBdr>
                <w:spacing w:after="120"/>
                <w:rPr>
                  <w:rFonts w:ascii="Roboto" w:hAnsi="Roboto" w:eastAsia="Roboto" w:cs="Roboto"/>
                  <w:i/>
                  <w:color w:val="000000"/>
                </w:rPr>
              </w:pPr>
              <w:r>
                <w:rPr>
                  <w:rFonts w:ascii="Roboto" w:hAnsi="Roboto" w:eastAsia="Roboto" w:cs="Roboto"/>
                  <w:i/>
                  <w:color w:val="000000"/>
                </w:rPr>
                <w:t>Complete the table below to reflect custom tables and programs to be secured (if any)</w:t>
              </w:r>
            </w:p>
            <w:tbl>
              <w:tblPr>
                <w:tblStyle w:val="aa"/>
                <w:tblW w:w="9519" w:type="dxa"/>
                <w:tblInd w:w="-16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06"/>
                <w:gridCol w:w="1806"/>
                <w:gridCol w:w="1806"/>
                <w:gridCol w:w="1806"/>
                <w:gridCol w:w="2295"/>
              </w:tblGrid>
              <w:tr w:rsidR="000E499A" w14:paraId="63279D36" w14:textId="77777777">
                <w:trPr>
                  <w:trHeight w:val="252"/>
                </w:trPr>
                <w:tc>
                  <w:tcPr>
                    <w:tcW w:w="1806" w:type="dxa"/>
                  </w:tcPr>
                  <w:p w:rsidR="000E499A" w:rsidRDefault="005013D4" w14:paraId="0FBCE22F" w14:textId="77777777">
                    <w:pPr>
                      <w:pBdr>
                        <w:top w:val="nil"/>
                        <w:left w:val="nil"/>
                        <w:bottom w:val="nil"/>
                        <w:right w:val="nil"/>
                        <w:between w:val="nil"/>
                      </w:pBdr>
                      <w:rPr>
                        <w:rFonts w:ascii="Roboto" w:hAnsi="Roboto" w:eastAsia="Roboto" w:cs="Roboto"/>
                        <w:color w:val="000000"/>
                        <w:sz w:val="18"/>
                        <w:szCs w:val="18"/>
                      </w:rPr>
                    </w:pPr>
                    <w:r>
                      <w:rPr>
                        <w:rFonts w:ascii="Roboto" w:hAnsi="Roboto" w:eastAsia="Roboto" w:cs="Roboto"/>
                        <w:b/>
                        <w:color w:val="000000"/>
                        <w:sz w:val="18"/>
                        <w:szCs w:val="18"/>
                      </w:rPr>
                      <w:t xml:space="preserve">Object Type </w:t>
                    </w:r>
                  </w:p>
                </w:tc>
                <w:tc>
                  <w:tcPr>
                    <w:tcW w:w="1806" w:type="dxa"/>
                  </w:tcPr>
                  <w:p w:rsidR="000E499A" w:rsidRDefault="005013D4" w14:paraId="16B86293" w14:textId="77777777">
                    <w:pPr>
                      <w:pBdr>
                        <w:top w:val="nil"/>
                        <w:left w:val="nil"/>
                        <w:bottom w:val="nil"/>
                        <w:right w:val="nil"/>
                        <w:between w:val="nil"/>
                      </w:pBdr>
                      <w:rPr>
                        <w:rFonts w:ascii="Roboto" w:hAnsi="Roboto" w:eastAsia="Roboto" w:cs="Roboto"/>
                        <w:color w:val="000000"/>
                        <w:sz w:val="18"/>
                        <w:szCs w:val="18"/>
                      </w:rPr>
                    </w:pPr>
                    <w:r>
                      <w:rPr>
                        <w:rFonts w:ascii="Roboto" w:hAnsi="Roboto" w:eastAsia="Roboto" w:cs="Roboto"/>
                        <w:b/>
                        <w:color w:val="000000"/>
                        <w:sz w:val="18"/>
                        <w:szCs w:val="18"/>
                      </w:rPr>
                      <w:t xml:space="preserve">Name </w:t>
                    </w:r>
                  </w:p>
                </w:tc>
                <w:tc>
                  <w:tcPr>
                    <w:tcW w:w="1806" w:type="dxa"/>
                  </w:tcPr>
                  <w:p w:rsidR="000E499A" w:rsidRDefault="005013D4" w14:paraId="13209D87" w14:textId="77777777">
                    <w:pPr>
                      <w:pBdr>
                        <w:top w:val="nil"/>
                        <w:left w:val="nil"/>
                        <w:bottom w:val="nil"/>
                        <w:right w:val="nil"/>
                        <w:between w:val="nil"/>
                      </w:pBdr>
                      <w:rPr>
                        <w:rFonts w:ascii="Roboto" w:hAnsi="Roboto" w:eastAsia="Roboto" w:cs="Roboto"/>
                        <w:color w:val="000000"/>
                        <w:sz w:val="18"/>
                        <w:szCs w:val="18"/>
                      </w:rPr>
                    </w:pPr>
                    <w:r>
                      <w:rPr>
                        <w:rFonts w:ascii="Roboto" w:hAnsi="Roboto" w:eastAsia="Roboto" w:cs="Roboto"/>
                        <w:b/>
                        <w:color w:val="000000"/>
                        <w:sz w:val="18"/>
                        <w:szCs w:val="18"/>
                      </w:rPr>
                      <w:t xml:space="preserve">Transaction Code </w:t>
                    </w:r>
                  </w:p>
                </w:tc>
                <w:tc>
                  <w:tcPr>
                    <w:tcW w:w="1806" w:type="dxa"/>
                  </w:tcPr>
                  <w:p w:rsidR="000E499A" w:rsidRDefault="005013D4" w14:paraId="0C01C066" w14:textId="77777777">
                    <w:pPr>
                      <w:pBdr>
                        <w:top w:val="nil"/>
                        <w:left w:val="nil"/>
                        <w:bottom w:val="nil"/>
                        <w:right w:val="nil"/>
                        <w:between w:val="nil"/>
                      </w:pBdr>
                      <w:rPr>
                        <w:rFonts w:ascii="Roboto" w:hAnsi="Roboto" w:eastAsia="Roboto" w:cs="Roboto"/>
                        <w:color w:val="000000"/>
                        <w:sz w:val="18"/>
                        <w:szCs w:val="18"/>
                      </w:rPr>
                    </w:pPr>
                    <w:r>
                      <w:rPr>
                        <w:rFonts w:ascii="Roboto" w:hAnsi="Roboto" w:eastAsia="Roboto" w:cs="Roboto"/>
                        <w:b/>
                        <w:color w:val="000000"/>
                        <w:sz w:val="18"/>
                        <w:szCs w:val="18"/>
                      </w:rPr>
                      <w:t xml:space="preserve">Authorization Group </w:t>
                    </w:r>
                  </w:p>
                </w:tc>
                <w:tc>
                  <w:tcPr>
                    <w:tcW w:w="2295" w:type="dxa"/>
                  </w:tcPr>
                  <w:p w:rsidR="000E499A" w:rsidRDefault="005013D4" w14:paraId="78C74D9E" w14:textId="77777777">
                    <w:pPr>
                      <w:pBdr>
                        <w:top w:val="nil"/>
                        <w:left w:val="nil"/>
                        <w:bottom w:val="nil"/>
                        <w:right w:val="nil"/>
                        <w:between w:val="nil"/>
                      </w:pBdr>
                      <w:rPr>
                        <w:rFonts w:ascii="Roboto" w:hAnsi="Roboto" w:eastAsia="Roboto" w:cs="Roboto"/>
                        <w:color w:val="000000"/>
                        <w:sz w:val="18"/>
                        <w:szCs w:val="18"/>
                      </w:rPr>
                    </w:pPr>
                    <w:r>
                      <w:rPr>
                        <w:rFonts w:ascii="Roboto" w:hAnsi="Roboto" w:eastAsia="Roboto" w:cs="Roboto"/>
                        <w:b/>
                        <w:color w:val="000000"/>
                        <w:sz w:val="18"/>
                        <w:szCs w:val="18"/>
                      </w:rPr>
                      <w:t xml:space="preserve">Level of Security </w:t>
                    </w:r>
                  </w:p>
                </w:tc>
              </w:tr>
              <w:tr w:rsidR="000E499A" w14:paraId="2DF72AD1" w14:textId="77777777">
                <w:trPr>
                  <w:trHeight w:val="1031"/>
                </w:trPr>
                <w:tc>
                  <w:tcPr>
                    <w:tcW w:w="1806" w:type="dxa"/>
                  </w:tcPr>
                  <w:p w:rsidR="000E499A" w:rsidRDefault="005013D4" w14:paraId="3ABCC9D9"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Indicate object </w:t>
                    </w:r>
                  </w:p>
                  <w:p w:rsidR="000E499A" w:rsidRDefault="005013D4" w14:paraId="013AEEC1"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Object can be: </w:t>
                    </w:r>
                  </w:p>
                  <w:p w:rsidR="000E499A" w:rsidRDefault="005013D4" w14:paraId="1E0D79F0"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Program </w:t>
                    </w:r>
                  </w:p>
                  <w:p w:rsidR="000E499A" w:rsidRDefault="005013D4" w14:paraId="71722220"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Table </w:t>
                    </w:r>
                  </w:p>
                  <w:p w:rsidR="000E499A" w:rsidRDefault="005013D4" w14:paraId="3A92C993"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Message Type </w:t>
                    </w:r>
                  </w:p>
                  <w:p w:rsidR="000E499A" w:rsidRDefault="005013D4" w14:paraId="5F66D7E7"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Interface Scenario </w:t>
                    </w:r>
                  </w:p>
                </w:tc>
                <w:tc>
                  <w:tcPr>
                    <w:tcW w:w="1806" w:type="dxa"/>
                  </w:tcPr>
                  <w:p w:rsidR="000E499A" w:rsidRDefault="005013D4" w14:paraId="59D44D3B"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Insert the object </w:t>
                    </w:r>
                  </w:p>
                </w:tc>
                <w:tc>
                  <w:tcPr>
                    <w:tcW w:w="1806" w:type="dxa"/>
                  </w:tcPr>
                  <w:p w:rsidR="000E499A" w:rsidRDefault="005013D4" w14:paraId="051199CC"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List the custom transaction code that will be used to access </w:t>
                    </w:r>
                  </w:p>
                </w:tc>
                <w:tc>
                  <w:tcPr>
                    <w:tcW w:w="1806" w:type="dxa"/>
                  </w:tcPr>
                  <w:p w:rsidR="000E499A" w:rsidRDefault="005013D4" w14:paraId="14C3098A"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Enter the authorization group that should be assigned </w:t>
                    </w:r>
                  </w:p>
                </w:tc>
                <w:tc>
                  <w:tcPr>
                    <w:tcW w:w="2295" w:type="dxa"/>
                  </w:tcPr>
                  <w:p w:rsidR="000E499A" w:rsidRDefault="005013D4" w14:paraId="75CEF3BC" w14:textId="77777777">
                    <w:pPr>
                      <w:pBdr>
                        <w:top w:val="nil"/>
                        <w:left w:val="nil"/>
                        <w:bottom w:val="nil"/>
                        <w:right w:val="nil"/>
                        <w:between w:val="nil"/>
                      </w:pBdr>
                      <w:rPr>
                        <w:rFonts w:ascii="Roboto" w:hAnsi="Roboto" w:eastAsia="Roboto" w:cs="Roboto"/>
                        <w:color w:val="000000"/>
                      </w:rPr>
                    </w:pPr>
                    <w:r>
                      <w:rPr>
                        <w:rFonts w:ascii="Roboto" w:hAnsi="Roboto" w:eastAsia="Roboto" w:cs="Roboto"/>
                        <w:color w:val="000000"/>
                      </w:rPr>
                      <w:t xml:space="preserve">List restrictions that should be in place (e.g., company code, sales organization, etc.) </w:t>
                    </w:r>
                  </w:p>
                </w:tc>
              </w:tr>
            </w:tbl>
            <w:p w:rsidR="000E499A" w:rsidRDefault="000E499A" w14:paraId="6D9C8D39" w14:textId="77777777">
              <w:pPr>
                <w:pBdr>
                  <w:top w:val="nil"/>
                  <w:left w:val="nil"/>
                  <w:bottom w:val="nil"/>
                  <w:right w:val="nil"/>
                  <w:between w:val="nil"/>
                </w:pBdr>
                <w:spacing w:after="120"/>
                <w:rPr>
                  <w:rFonts w:ascii="Roboto" w:hAnsi="Roboto" w:eastAsia="Roboto" w:cs="Roboto"/>
                  <w:color w:val="000000"/>
                </w:rPr>
              </w:pPr>
            </w:p>
            <w:p w:rsidR="000E499A" w:rsidRDefault="6A94A047" w14:paraId="2B04E050" w14:textId="77777777">
              <w:pPr>
                <w:pStyle w:val="Heading2"/>
                <w:numPr>
                  <w:ilvl w:val="1"/>
                  <w:numId w:val="2"/>
                </w:numPr>
                <w:ind w:left="720" w:hanging="570"/>
              </w:pPr>
              <w:bookmarkStart w:name="_Toc209335353" w:id="81"/>
              <w:r>
                <w:t>Monitoring and alert control</w:t>
              </w:r>
              <w:bookmarkEnd w:id="81"/>
            </w:p>
            <w:p w:rsidR="000E499A" w:rsidP="07CC5FDB" w:rsidRDefault="005013D4" w14:paraId="3E431EE0" w14:textId="77777777">
              <w:pPr>
                <w:pBdr>
                  <w:top w:val="nil"/>
                  <w:left w:val="nil"/>
                  <w:bottom w:val="nil"/>
                  <w:right w:val="nil"/>
                  <w:between w:val="nil"/>
                </w:pBdr>
                <w:rPr>
                  <w:rFonts w:ascii="Roboto" w:hAnsi="Roboto" w:eastAsia="Roboto" w:cs="Roboto"/>
                  <w:b/>
                  <w:bCs/>
                  <w:i/>
                  <w:iCs/>
                  <w:color w:val="000000"/>
                  <w:lang w:val="en-US"/>
                </w:rPr>
              </w:pPr>
              <w:r w:rsidRPr="07CC5FDB">
                <w:rPr>
                  <w:rFonts w:ascii="Roboto" w:hAnsi="Roboto" w:eastAsia="Roboto" w:cs="Roboto"/>
                  <w:i/>
                  <w:iCs/>
                  <w:color w:val="000000" w:themeColor="text1"/>
                  <w:lang w:val="en-US"/>
                </w:rPr>
                <w:t xml:space="preserve">Every interface must have an audit control that identifies, in the legacy system, the controls that must be balanced to the new system. This section should answer the question </w:t>
              </w:r>
              <w:r w:rsidRPr="07CC5FDB">
                <w:rPr>
                  <w:rFonts w:ascii="Roboto" w:hAnsi="Roboto" w:eastAsia="Roboto" w:cs="Roboto"/>
                  <w:b/>
                  <w:bCs/>
                  <w:i/>
                  <w:iCs/>
                  <w:color w:val="000000" w:themeColor="text1"/>
                  <w:lang w:val="en-US"/>
                </w:rPr>
                <w:t xml:space="preserve">“What is needed for audit control?” </w:t>
              </w:r>
            </w:p>
            <w:p w:rsidR="000E499A" w:rsidRDefault="005013D4" w14:paraId="0109CC42" w14:textId="77777777">
              <w:pPr>
                <w:numPr>
                  <w:ilvl w:val="0"/>
                  <w:numId w:val="11"/>
                </w:numPr>
                <w:pBdr>
                  <w:top w:val="nil"/>
                  <w:left w:val="nil"/>
                  <w:bottom w:val="nil"/>
                  <w:right w:val="nil"/>
                  <w:between w:val="nil"/>
                </w:pBdr>
                <w:spacing w:after="103"/>
                <w:ind w:left="1080" w:hanging="360"/>
                <w:rPr>
                  <w:rFonts w:ascii="Roboto" w:hAnsi="Roboto" w:eastAsia="Roboto" w:cs="Roboto"/>
                  <w:i/>
                  <w:iCs/>
                  <w:color w:val="000000"/>
                  <w:lang w:val="en-US"/>
                </w:rPr>
              </w:pPr>
              <w:r w:rsidRPr="07CC5FDB">
                <w:rPr>
                  <w:rFonts w:ascii="Roboto" w:hAnsi="Roboto" w:eastAsia="Roboto" w:cs="Roboto"/>
                  <w:i/>
                  <w:iCs/>
                  <w:color w:val="000000" w:themeColor="text1"/>
                  <w:lang w:val="en-US"/>
                </w:rPr>
                <w:t xml:space="preserve">Explain the reconciliation process to be in place to determine whether the data transferred completely and accurately. </w:t>
              </w:r>
            </w:p>
            <w:p w:rsidR="000E499A" w:rsidRDefault="005013D4" w14:paraId="12D2F05A" w14:textId="77777777">
              <w:pPr>
                <w:numPr>
                  <w:ilvl w:val="0"/>
                  <w:numId w:val="11"/>
                </w:numPr>
                <w:pBdr>
                  <w:top w:val="nil"/>
                  <w:left w:val="nil"/>
                  <w:bottom w:val="nil"/>
                  <w:right w:val="nil"/>
                  <w:between w:val="nil"/>
                </w:pBdr>
                <w:spacing w:after="103"/>
                <w:ind w:left="1080" w:hanging="360"/>
                <w:rPr>
                  <w:rFonts w:ascii="Roboto" w:hAnsi="Roboto" w:eastAsia="Roboto" w:cs="Roboto"/>
                  <w:i/>
                  <w:iCs/>
                  <w:color w:val="000000"/>
                  <w:lang w:val="en-US"/>
                </w:rPr>
              </w:pPr>
              <w:r w:rsidRPr="4FD0E140">
                <w:rPr>
                  <w:rFonts w:ascii="Roboto" w:hAnsi="Roboto" w:eastAsia="Roboto" w:cs="Roboto"/>
                  <w:i/>
                  <w:iCs/>
                  <w:color w:val="000000" w:themeColor="text1"/>
                  <w:lang w:val="en-US"/>
                </w:rPr>
                <w:t xml:space="preserve">Does this object turn off SAP’s standard change logging, if so, explain how changes will be captured elsewhere? </w:t>
              </w:r>
            </w:p>
            <w:p w:rsidR="000E499A" w:rsidRDefault="00FC084D" w14:paraId="358845B6" w14:textId="676FC697">
              <w:pPr>
                <w:numPr>
                  <w:ilvl w:val="0"/>
                  <w:numId w:val="11"/>
                </w:numPr>
                <w:pBdr>
                  <w:top w:val="nil"/>
                  <w:left w:val="nil"/>
                  <w:bottom w:val="nil"/>
                  <w:right w:val="nil"/>
                  <w:between w:val="nil"/>
                </w:pBdr>
                <w:spacing w:after="103"/>
                <w:ind w:left="1080" w:hanging="360"/>
                <w:rPr>
                  <w:rFonts w:ascii="Roboto" w:hAnsi="Roboto" w:eastAsia="Roboto" w:cs="Roboto"/>
                  <w:i/>
                  <w:iCs/>
                  <w:color w:val="000000"/>
                  <w:lang w:val="en-US"/>
                </w:rPr>
              </w:pPr>
              <w:sdt>
                <w:sdtPr>
                  <w:tag w:val="goog_rdk_167"/>
                  <w:id w:val="1214066290"/>
                </w:sdtPr>
                <w:sdtContent>
                  <w:sdt>
                    <w:sdtPr>
                      <w:tag w:val="goog_rdk_168"/>
                      <w:id w:val="1373376065"/>
                    </w:sdtPr>
                    <w:sdtContent>
                      <w:r w:rsidRPr="3C2CD629" w:rsidR="321FC8F3">
                        <w:rPr>
                          <w:rFonts w:ascii="Roboto" w:hAnsi="Roboto" w:eastAsia="Roboto" w:cs="Roboto"/>
                          <w:i/>
                          <w:iCs/>
                          <w:lang w:val="en-US"/>
                        </w:rPr>
                        <w:t xml:space="preserve">Explain how the interface is monitored (logging, monitoring cockpit, </w:t>
                      </w:r>
                    </w:sdtContent>
                  </w:sdt>
                </w:sdtContent>
              </w:sdt>
              <w:sdt>
                <w:sdtPr>
                  <w:tag w:val="goog_rdk_169"/>
                  <w:id w:val="-804363572"/>
                </w:sdtPr>
                <w:sdtContent>
                  <w:r w:rsidRPr="3C2CD629" w:rsidR="7FA09481">
                    <w:rPr>
                      <w:rStyle w:val="PlaceholderText"/>
                    </w:rPr>
                    <w:t xml:space="preserve">     </w:t>
                  </w:r>
                </w:sdtContent>
              </w:sdt>
              <w:sdt>
                <w:sdtPr>
                  <w:tag w:val="goog_rdk_171"/>
                  <w:id w:val="-1718963151"/>
                </w:sdtPr>
                <w:sdtContent>
                  <w:sdt>
                    <w:sdtPr>
                      <w:tag w:val="goog_rdk_172"/>
                      <w:id w:val="-1404709535"/>
                    </w:sdtPr>
                    <w:sdtContent>
                      <w:r w:rsidRPr="3C2CD629" w:rsidR="321FC8F3">
                        <w:rPr>
                          <w:rFonts w:ascii="Roboto" w:hAnsi="Roboto" w:eastAsia="Roboto" w:cs="Roboto"/>
                          <w:i/>
                          <w:iCs/>
                          <w:color w:val="000000" w:themeColor="text1"/>
                          <w:lang w:val="en-US"/>
                        </w:rPr>
                        <w:t xml:space="preserve">detailed </w:t>
                      </w:r>
                    </w:sdtContent>
                  </w:sdt>
                </w:sdtContent>
              </w:sdt>
              <w:r w:rsidRPr="3C2CD629" w:rsidR="321FC8F3">
                <w:rPr>
                  <w:rFonts w:ascii="Roboto" w:hAnsi="Roboto" w:eastAsia="Roboto" w:cs="Roboto"/>
                  <w:i/>
                  <w:iCs/>
                  <w:color w:val="000000" w:themeColor="text1"/>
                  <w:lang w:val="en-US"/>
                </w:rPr>
                <w:t xml:space="preserve">status report </w:t>
              </w:r>
              <w:sdt>
                <w:sdtPr>
                  <w:tag w:val="goog_rdk_173"/>
                  <w:id w:val="-1524678556"/>
                  <w:showingPlcHdr/>
                </w:sdtPr>
                <w:sdtContent>
                  <w:r w:rsidRPr="3C2CD629" w:rsidR="6F15AF5B">
                    <w:rPr>
                      <w:rStyle w:val="PlaceholderText"/>
                    </w:rPr>
                    <w:t xml:space="preserve">     </w:t>
                  </w:r>
                </w:sdtContent>
              </w:sdt>
              <w:r w:rsidRPr="3C2CD629" w:rsidR="321FC8F3">
                <w:rPr>
                  <w:rFonts w:ascii="Roboto" w:hAnsi="Roboto" w:eastAsia="Roboto" w:cs="Roboto"/>
                  <w:i/>
                  <w:iCs/>
                  <w:color w:val="000000" w:themeColor="text1"/>
                  <w:lang w:val="en-US"/>
                </w:rPr>
                <w:t>automatically sent to the technical and business owner</w:t>
              </w:r>
              <w:sdt>
                <w:sdtPr>
                  <w:tag w:val="goog_rdk_174"/>
                  <w:id w:val="-1940574705"/>
                </w:sdtPr>
                <w:sdtContent>
                  <w:r w:rsidRPr="3C2CD629" w:rsidR="321FC8F3">
                    <w:rPr>
                      <w:rFonts w:ascii="Roboto" w:hAnsi="Roboto" w:eastAsia="Roboto" w:cs="Roboto"/>
                      <w:i/>
                      <w:iCs/>
                      <w:color w:val="000000" w:themeColor="text1"/>
                      <w:lang w:val="en-US"/>
                    </w:rPr>
                    <w:t xml:space="preserve">, </w:t>
                  </w:r>
                  <w:sdt>
                    <w:sdtPr>
                      <w:tag w:val="goog_rdk_175"/>
                      <w:id w:val="-1403515272"/>
                    </w:sdtPr>
                    <w:sdtContent>
                      <w:r w:rsidRPr="3C2CD629" w:rsidR="321FC8F3">
                        <w:rPr>
                          <w:rFonts w:ascii="Roboto" w:hAnsi="Roboto" w:eastAsia="Roboto" w:cs="Roboto"/>
                          <w:i/>
                          <w:iCs/>
                          <w:lang w:val="en-US"/>
                        </w:rPr>
                        <w:t>… )</w:t>
                      </w:r>
                    </w:sdtContent>
                  </w:sdt>
                </w:sdtContent>
              </w:sdt>
              <w:sdt>
                <w:sdtPr>
                  <w:tag w:val="goog_rdk_176"/>
                  <w:id w:val="1725458421"/>
                  <w:showingPlcHdr/>
                </w:sdtPr>
                <w:sdtContent>
                  <w:r w:rsidRPr="3C2CD629" w:rsidR="5FCEFBE1">
                    <w:rPr>
                      <w:rStyle w:val="PlaceholderText"/>
                    </w:rPr>
                    <w:t xml:space="preserve">     </w:t>
                  </w:r>
                </w:sdtContent>
              </w:sdt>
            </w:p>
            <w:sdt>
              <w:sdtPr>
                <w:tag w:val="goog_rdk_178"/>
                <w:id w:val="709577936"/>
                <w:placeholder>
                  <w:docPart w:val="DefaultPlaceholder_1081868574"/>
                </w:placeholder>
              </w:sdtPr>
              <w:sdtContent>
                <w:p w:rsidR="000E499A" w:rsidRDefault="005013D4" w14:paraId="569FC567" w14:textId="77777777">
                  <w:pPr>
                    <w:numPr>
                      <w:ilvl w:val="0"/>
                      <w:numId w:val="11"/>
                    </w:numPr>
                    <w:pBdr>
                      <w:top w:val="nil"/>
                      <w:left w:val="nil"/>
                      <w:bottom w:val="nil"/>
                      <w:right w:val="nil"/>
                      <w:between w:val="nil"/>
                    </w:pBdr>
                    <w:spacing w:after="103"/>
                    <w:ind w:left="1080" w:hanging="360"/>
                    <w:rPr>
                      <w:rFonts w:ascii="Roboto" w:hAnsi="Roboto" w:eastAsia="Roboto" w:cs="Roboto"/>
                      <w:i/>
                      <w:iCs/>
                      <w:color w:val="000000"/>
                      <w:lang w:val="en-US"/>
                    </w:rPr>
                  </w:pPr>
                  <w:r w:rsidRPr="3C2CD629">
                    <w:rPr>
                      <w:rFonts w:ascii="Roboto" w:hAnsi="Roboto" w:eastAsia="Roboto" w:cs="Roboto"/>
                      <w:i/>
                      <w:iCs/>
                      <w:color w:val="000000" w:themeColor="text1"/>
                      <w:lang w:val="en-US"/>
                    </w:rPr>
                    <w:t xml:space="preserve">Explain the control totals, record counts, validation checks (e.g. are hash totals, line item totals, etc. needed) that are used to compare data transferred or extracted to help ensure completeness and accuracy of interfaced data. </w:t>
                  </w:r>
                  <w:sdt>
                    <w:sdtPr>
                      <w:tag w:val="goog_rdk_177"/>
                      <w:id w:val="-869242405"/>
                    </w:sdtPr>
                    <w:sdtContent/>
                  </w:sdt>
                </w:p>
              </w:sdtContent>
            </w:sdt>
            <w:sdt>
              <w:sdtPr>
                <w:tag w:val="goog_rdk_180"/>
                <w:id w:val="1979611865"/>
                <w:placeholder>
                  <w:docPart w:val="DefaultPlaceholder_1081868574"/>
                </w:placeholder>
              </w:sdtPr>
              <w:sdtContent>
                <w:p w:rsidRPr="000E499A" w:rsidR="000E499A" w:rsidRDefault="00FC084D" w14:paraId="675E05EE" w14:textId="77777777">
                  <w:pPr>
                    <w:numPr>
                      <w:ilvl w:val="0"/>
                      <w:numId w:val="11"/>
                    </w:numPr>
                    <w:pBdr>
                      <w:top w:val="nil"/>
                      <w:left w:val="nil"/>
                      <w:bottom w:val="nil"/>
                      <w:right w:val="nil"/>
                      <w:between w:val="nil"/>
                    </w:pBdr>
                    <w:spacing w:after="103"/>
                    <w:ind w:left="1080" w:hanging="360"/>
                    <w:rPr>
                      <w:rFonts w:ascii="Roboto" w:hAnsi="Roboto" w:eastAsia="Roboto" w:cs="Roboto"/>
                      <w:i/>
                      <w:iCs/>
                    </w:rPr>
                  </w:pPr>
                </w:p>
              </w:sdtContent>
            </w:sdt>
            <w:p w:rsidR="000E499A" w:rsidRDefault="6A94A047" w14:paraId="223B79B2" w14:textId="77777777">
              <w:pPr>
                <w:pStyle w:val="Heading2"/>
                <w:numPr>
                  <w:ilvl w:val="1"/>
                  <w:numId w:val="2"/>
                </w:numPr>
                <w:ind w:left="720" w:hanging="570"/>
              </w:pPr>
              <w:bookmarkStart w:name="_Toc209335354" w:id="82"/>
              <w:r>
                <w:t>Data Encryption / Decryption Requirements</w:t>
              </w:r>
              <w:bookmarkEnd w:id="82"/>
            </w:p>
            <w:p w:rsidR="000E499A" w:rsidP="07CC5FDB" w:rsidRDefault="005013D4" w14:paraId="27909ACC" w14:textId="77777777">
              <w:pPr>
                <w:pBdr>
                  <w:top w:val="nil"/>
                  <w:left w:val="nil"/>
                  <w:bottom w:val="nil"/>
                  <w:right w:val="nil"/>
                  <w:between w:val="nil"/>
                </w:pBdr>
                <w:spacing w:after="120"/>
                <w:rPr>
                  <w:rFonts w:ascii="Roboto" w:hAnsi="Roboto" w:eastAsia="Roboto" w:cs="Roboto"/>
                  <w:i/>
                  <w:iCs/>
                  <w:color w:val="000000"/>
                  <w:lang w:val="en-US"/>
                </w:rPr>
              </w:pPr>
              <w:r w:rsidRPr="07CC5FDB">
                <w:rPr>
                  <w:rFonts w:ascii="Roboto" w:hAnsi="Roboto" w:eastAsia="Roboto" w:cs="Roboto"/>
                  <w:i/>
                  <w:iCs/>
                  <w:color w:val="000000" w:themeColor="text1"/>
                  <w:lang w:val="en-US"/>
                </w:rPr>
                <w:t>Mention any special requirements for enhanced security (e.g., Salary, SSN etc.)</w:t>
              </w:r>
            </w:p>
            <w:p w:rsidR="000E499A" w:rsidRDefault="6A94A047" w14:paraId="6B627FE9" w14:textId="77777777">
              <w:pPr>
                <w:pStyle w:val="Heading1"/>
                <w:numPr>
                  <w:ilvl w:val="0"/>
                  <w:numId w:val="2"/>
                </w:numPr>
              </w:pPr>
              <w:bookmarkStart w:name="_Toc209335355" w:id="83"/>
              <w:r>
                <w:t>Functional Unit Test Scenarios</w:t>
              </w:r>
              <w:bookmarkEnd w:id="83"/>
            </w:p>
            <w:p w:rsidR="000E499A" w:rsidRDefault="005013D4" w14:paraId="34A71443" w14:textId="77777777">
              <w:pPr>
                <w:spacing w:before="144" w:after="144"/>
                <w:rPr>
                  <w:rFonts w:ascii="Roboto" w:hAnsi="Roboto" w:eastAsia="Roboto" w:cs="Roboto"/>
                  <w:i/>
                </w:rPr>
              </w:pPr>
              <w:r>
                <w:rPr>
                  <w:rFonts w:ascii="Roboto" w:hAnsi="Roboto" w:eastAsia="Roboto" w:cs="Roboto"/>
                  <w:i/>
                </w:rPr>
                <w:t>Complete functional unit testing of the object for a varied set of data.</w:t>
              </w:r>
            </w:p>
            <w:p w:rsidR="000E499A" w:rsidRDefault="005013D4" w14:paraId="5008D8B2" w14:textId="77777777">
              <w:pPr>
                <w:spacing w:before="144" w:after="144"/>
                <w:rPr>
                  <w:rFonts w:ascii="Roboto" w:hAnsi="Roboto" w:eastAsia="Roboto" w:cs="Roboto"/>
                  <w:i/>
                </w:rPr>
              </w:pPr>
              <w:r>
                <w:rPr>
                  <w:rFonts w:ascii="Roboto" w:hAnsi="Roboto" w:eastAsia="Roboto" w:cs="Roboto"/>
                  <w:i/>
                </w:rPr>
                <w:t>Provide sample data from the test system / client which can be used to test this object. This section should answer the question “What sample test data can be used for testing?”</w:t>
              </w:r>
            </w:p>
            <w:p w:rsidR="000E499A" w:rsidRDefault="000E499A" w14:paraId="2FC17F8B" w14:textId="77777777">
              <w:pPr>
                <w:pBdr>
                  <w:top w:val="nil"/>
                  <w:left w:val="nil"/>
                  <w:bottom w:val="nil"/>
                  <w:right w:val="nil"/>
                  <w:between w:val="nil"/>
                </w:pBdr>
                <w:spacing w:after="120"/>
                <w:rPr>
                  <w:rFonts w:ascii="Roboto" w:hAnsi="Roboto" w:eastAsia="Roboto" w:cs="Roboto"/>
                  <w:color w:val="000000"/>
                </w:rPr>
              </w:pPr>
            </w:p>
            <w:tbl>
              <w:tblPr>
                <w:tblStyle w:val="ab"/>
                <w:tblW w:w="94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54"/>
                <w:gridCol w:w="1564"/>
                <w:gridCol w:w="1445"/>
                <w:gridCol w:w="1685"/>
                <w:gridCol w:w="2407"/>
                <w:gridCol w:w="1338"/>
              </w:tblGrid>
              <w:tr w:rsidR="000E499A" w14:paraId="2966DC13" w14:textId="77777777">
                <w:tc>
                  <w:tcPr>
                    <w:tcW w:w="1054" w:type="dxa"/>
                    <w:shd w:val="clear" w:color="auto" w:fill="000080"/>
                  </w:tcPr>
                  <w:p w:rsidR="000E499A" w:rsidRDefault="005013D4" w14:paraId="762432FF" w14:textId="77777777">
                    <w:pPr>
                      <w:rPr>
                        <w:rFonts w:ascii="Roboto" w:hAnsi="Roboto" w:eastAsia="Roboto" w:cs="Roboto"/>
                        <w:b/>
                        <w:color w:val="FFFFFF"/>
                      </w:rPr>
                    </w:pPr>
                    <w:r>
                      <w:rPr>
                        <w:rFonts w:ascii="Roboto" w:hAnsi="Roboto" w:eastAsia="Roboto" w:cs="Roboto"/>
                        <w:b/>
                        <w:color w:val="FFFFFF"/>
                      </w:rPr>
                      <w:t>Step#</w:t>
                    </w:r>
                  </w:p>
                </w:tc>
                <w:tc>
                  <w:tcPr>
                    <w:tcW w:w="1564" w:type="dxa"/>
                    <w:shd w:val="clear" w:color="auto" w:fill="000080"/>
                  </w:tcPr>
                  <w:p w:rsidR="000E499A" w:rsidRDefault="005013D4" w14:paraId="704CBEAE" w14:textId="77777777">
                    <w:pPr>
                      <w:rPr>
                        <w:rFonts w:ascii="Roboto" w:hAnsi="Roboto" w:eastAsia="Roboto" w:cs="Roboto"/>
                        <w:b/>
                        <w:color w:val="FFFFFF"/>
                      </w:rPr>
                    </w:pPr>
                    <w:r>
                      <w:rPr>
                        <w:rFonts w:ascii="Roboto" w:hAnsi="Roboto" w:eastAsia="Roboto" w:cs="Roboto"/>
                        <w:b/>
                        <w:color w:val="FFFFFF"/>
                      </w:rPr>
                      <w:t>Test Type</w:t>
                    </w:r>
                  </w:p>
                </w:tc>
                <w:tc>
                  <w:tcPr>
                    <w:tcW w:w="1445" w:type="dxa"/>
                    <w:shd w:val="clear" w:color="auto" w:fill="000080"/>
                  </w:tcPr>
                  <w:p w:rsidR="000E499A" w:rsidRDefault="005013D4" w14:paraId="5CFD8853" w14:textId="77777777">
                    <w:pPr>
                      <w:rPr>
                        <w:rFonts w:ascii="Roboto" w:hAnsi="Roboto" w:eastAsia="Roboto" w:cs="Roboto"/>
                        <w:b/>
                        <w:color w:val="FFFFFF"/>
                      </w:rPr>
                    </w:pPr>
                    <w:r>
                      <w:rPr>
                        <w:rFonts w:ascii="Roboto" w:hAnsi="Roboto" w:eastAsia="Roboto" w:cs="Roboto"/>
                        <w:b/>
                        <w:color w:val="FFFFFF"/>
                      </w:rPr>
                      <w:t>Scenario Title</w:t>
                    </w:r>
                  </w:p>
                </w:tc>
                <w:tc>
                  <w:tcPr>
                    <w:tcW w:w="1685" w:type="dxa"/>
                    <w:shd w:val="clear" w:color="auto" w:fill="000080"/>
                  </w:tcPr>
                  <w:p w:rsidR="000E499A" w:rsidRDefault="005013D4" w14:paraId="42CE549A" w14:textId="77777777">
                    <w:pPr>
                      <w:rPr>
                        <w:rFonts w:ascii="Roboto" w:hAnsi="Roboto" w:eastAsia="Roboto" w:cs="Roboto"/>
                        <w:b/>
                        <w:color w:val="FFFFFF"/>
                      </w:rPr>
                    </w:pPr>
                    <w:r>
                      <w:rPr>
                        <w:rFonts w:ascii="Roboto" w:hAnsi="Roboto" w:eastAsia="Roboto" w:cs="Roboto"/>
                        <w:b/>
                        <w:color w:val="FFFFFF"/>
                      </w:rPr>
                      <w:t>Steps Performed</w:t>
                    </w:r>
                  </w:p>
                </w:tc>
                <w:tc>
                  <w:tcPr>
                    <w:tcW w:w="2407" w:type="dxa"/>
                    <w:shd w:val="clear" w:color="auto" w:fill="000080"/>
                  </w:tcPr>
                  <w:p w:rsidR="000E499A" w:rsidRDefault="005013D4" w14:paraId="028A6FC3" w14:textId="77777777">
                    <w:pPr>
                      <w:rPr>
                        <w:rFonts w:ascii="Roboto" w:hAnsi="Roboto" w:eastAsia="Roboto" w:cs="Roboto"/>
                        <w:b/>
                        <w:color w:val="FFFFFF"/>
                      </w:rPr>
                    </w:pPr>
                    <w:r>
                      <w:rPr>
                        <w:rFonts w:ascii="Roboto" w:hAnsi="Roboto" w:eastAsia="Roboto" w:cs="Roboto"/>
                        <w:b/>
                        <w:color w:val="FFFFFF"/>
                      </w:rPr>
                      <w:t>Expected Results</w:t>
                    </w:r>
                  </w:p>
                </w:tc>
                <w:tc>
                  <w:tcPr>
                    <w:tcW w:w="1338" w:type="dxa"/>
                    <w:shd w:val="clear" w:color="auto" w:fill="000080"/>
                  </w:tcPr>
                  <w:p w:rsidR="000E499A" w:rsidRDefault="005013D4" w14:paraId="1C677A46" w14:textId="77777777">
                    <w:pPr>
                      <w:rPr>
                        <w:rFonts w:ascii="Roboto" w:hAnsi="Roboto" w:eastAsia="Roboto" w:cs="Roboto"/>
                        <w:b/>
                        <w:color w:val="FFFFFF"/>
                      </w:rPr>
                    </w:pPr>
                    <w:r>
                      <w:rPr>
                        <w:rFonts w:ascii="Roboto" w:hAnsi="Roboto" w:eastAsia="Roboto" w:cs="Roboto"/>
                        <w:b/>
                        <w:color w:val="FFFFFF"/>
                      </w:rPr>
                      <w:t>Actual Results</w:t>
                    </w:r>
                  </w:p>
                </w:tc>
              </w:tr>
              <w:tr w:rsidR="000E499A" w14:paraId="0A4F7224" w14:textId="77777777">
                <w:trPr>
                  <w:trHeight w:val="1322"/>
                </w:trPr>
                <w:tc>
                  <w:tcPr>
                    <w:tcW w:w="1054" w:type="dxa"/>
                    <w:vAlign w:val="center"/>
                  </w:tcPr>
                  <w:p w:rsidR="000E499A" w:rsidRDefault="000E499A" w14:paraId="5AE48A43" w14:textId="77777777">
                    <w:pPr>
                      <w:rPr>
                        <w:rFonts w:ascii="Roboto" w:hAnsi="Roboto" w:eastAsia="Roboto" w:cs="Roboto"/>
                        <w:color w:val="FF0000"/>
                        <w:sz w:val="16"/>
                        <w:szCs w:val="16"/>
                      </w:rPr>
                    </w:pPr>
                  </w:p>
                </w:tc>
                <w:tc>
                  <w:tcPr>
                    <w:tcW w:w="1564" w:type="dxa"/>
                    <w:vAlign w:val="center"/>
                  </w:tcPr>
                  <w:p w:rsidR="000E499A" w:rsidRDefault="000E499A" w14:paraId="50F40DEB" w14:textId="77777777">
                    <w:pPr>
                      <w:rPr>
                        <w:rFonts w:ascii="Roboto" w:hAnsi="Roboto" w:eastAsia="Roboto" w:cs="Roboto"/>
                        <w:color w:val="FF0000"/>
                        <w:sz w:val="16"/>
                        <w:szCs w:val="16"/>
                      </w:rPr>
                    </w:pPr>
                  </w:p>
                </w:tc>
                <w:tc>
                  <w:tcPr>
                    <w:tcW w:w="1445" w:type="dxa"/>
                    <w:vAlign w:val="center"/>
                  </w:tcPr>
                  <w:p w:rsidR="000E499A" w:rsidRDefault="000E499A" w14:paraId="77A52294" w14:textId="77777777">
                    <w:pPr>
                      <w:rPr>
                        <w:rFonts w:ascii="Roboto" w:hAnsi="Roboto" w:eastAsia="Roboto" w:cs="Roboto"/>
                        <w:color w:val="FF0000"/>
                        <w:sz w:val="16"/>
                        <w:szCs w:val="16"/>
                      </w:rPr>
                    </w:pPr>
                  </w:p>
                </w:tc>
                <w:tc>
                  <w:tcPr>
                    <w:tcW w:w="1685" w:type="dxa"/>
                    <w:vAlign w:val="center"/>
                  </w:tcPr>
                  <w:p w:rsidR="000E499A" w:rsidRDefault="000E499A" w14:paraId="007DCDA8" w14:textId="77777777">
                    <w:pPr>
                      <w:rPr>
                        <w:rFonts w:ascii="Roboto" w:hAnsi="Roboto" w:eastAsia="Roboto" w:cs="Roboto"/>
                        <w:color w:val="FF0000"/>
                        <w:sz w:val="16"/>
                        <w:szCs w:val="16"/>
                      </w:rPr>
                    </w:pPr>
                  </w:p>
                </w:tc>
                <w:tc>
                  <w:tcPr>
                    <w:tcW w:w="2407" w:type="dxa"/>
                    <w:vAlign w:val="center"/>
                  </w:tcPr>
                  <w:p w:rsidR="000E499A" w:rsidRDefault="000E499A" w14:paraId="450EA2D7" w14:textId="77777777">
                    <w:pPr>
                      <w:rPr>
                        <w:rFonts w:ascii="Roboto" w:hAnsi="Roboto" w:eastAsia="Roboto" w:cs="Roboto"/>
                        <w:color w:val="FF0000"/>
                        <w:sz w:val="16"/>
                        <w:szCs w:val="16"/>
                      </w:rPr>
                    </w:pPr>
                  </w:p>
                </w:tc>
                <w:tc>
                  <w:tcPr>
                    <w:tcW w:w="1338" w:type="dxa"/>
                    <w:vAlign w:val="center"/>
                  </w:tcPr>
                  <w:p w:rsidR="000E499A" w:rsidRDefault="000E499A" w14:paraId="3DD355C9" w14:textId="77777777">
                    <w:pPr>
                      <w:rPr>
                        <w:rFonts w:ascii="Roboto" w:hAnsi="Roboto" w:eastAsia="Roboto" w:cs="Roboto"/>
                        <w:color w:val="FF0000"/>
                        <w:sz w:val="16"/>
                        <w:szCs w:val="16"/>
                      </w:rPr>
                    </w:pPr>
                  </w:p>
                </w:tc>
              </w:tr>
            </w:tbl>
            <w:p w:rsidR="000E499A" w:rsidRDefault="000E499A" w14:paraId="1A81F0B1" w14:textId="77777777">
              <w:pPr>
                <w:pBdr>
                  <w:top w:val="nil"/>
                  <w:left w:val="nil"/>
                  <w:bottom w:val="nil"/>
                  <w:right w:val="nil"/>
                  <w:between w:val="nil"/>
                </w:pBdr>
                <w:spacing w:after="120"/>
                <w:rPr>
                  <w:rFonts w:ascii="Roboto" w:hAnsi="Roboto" w:eastAsia="Roboto" w:cs="Roboto"/>
                  <w:color w:val="000000"/>
                </w:rPr>
              </w:pPr>
            </w:p>
            <w:p w:rsidR="000E499A" w:rsidRDefault="6A94A047" w14:paraId="5EB75425" w14:textId="77777777">
              <w:pPr>
                <w:pStyle w:val="Heading1"/>
                <w:numPr>
                  <w:ilvl w:val="0"/>
                  <w:numId w:val="2"/>
                </w:numPr>
              </w:pPr>
              <w:bookmarkStart w:name="_Toc209335356" w:id="84"/>
              <w:r>
                <w:t>Attachments and Documentation</w:t>
              </w:r>
              <w:bookmarkEnd w:id="84"/>
            </w:p>
            <w:p w:rsidR="000E499A" w:rsidP="07CC5FDB" w:rsidRDefault="005013D4" w14:paraId="61A805DB" w14:textId="77777777">
              <w:pPr>
                <w:pBdr>
                  <w:top w:val="nil"/>
                  <w:left w:val="nil"/>
                  <w:bottom w:val="nil"/>
                  <w:right w:val="nil"/>
                  <w:between w:val="nil"/>
                </w:pBdr>
                <w:spacing w:after="120"/>
                <w:rPr>
                  <w:rFonts w:ascii="Roboto" w:hAnsi="Roboto" w:eastAsia="Roboto" w:cs="Roboto"/>
                  <w:i/>
                  <w:iCs/>
                  <w:color w:val="000000"/>
                  <w:lang w:val="en-US"/>
                </w:rPr>
              </w:pPr>
              <w:r w:rsidRPr="07CC5FDB">
                <w:rPr>
                  <w:rFonts w:ascii="Roboto" w:hAnsi="Roboto" w:eastAsia="Roboto" w:cs="Roboto"/>
                  <w:i/>
                  <w:iCs/>
                  <w:color w:val="000000" w:themeColor="text1"/>
                  <w:lang w:val="en-US"/>
                </w:rPr>
                <w:t>Attach any additional information in the form of documentation / Appendix / attachments.</w:t>
              </w:r>
            </w:p>
          </w:sdtContent>
        </w:sdt>
      </w:sdtContent>
    </w:sdt>
    <w:sectPr w:rsidR="000E499A">
      <w:headerReference w:type="default" r:id="rId17"/>
      <w:footerReference w:type="default" r:id="rId18"/>
      <w:pgSz w:w="12240" w:h="15840" w:orient="portrait"/>
      <w:pgMar w:top="1440" w:right="1440" w:bottom="634"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1AE1" w:rsidRDefault="00B01AE1" w14:paraId="74880B87" w14:textId="77777777">
      <w:r>
        <w:separator/>
      </w:r>
    </w:p>
  </w:endnote>
  <w:endnote w:type="continuationSeparator" w:id="0">
    <w:p w:rsidR="00B01AE1" w:rsidRDefault="00B01AE1" w14:paraId="078CE3A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B9AFE761-7F0E-4DC4-B2B0-5C618EE73F18}" r:id="rId1"/>
    <w:embedBold w:fontKey="{DC9CD3C0-61B2-4C2F-9D59-E716EB122CF3}" r:id="rId2"/>
    <w:embedItalic w:fontKey="{23F99C03-43E6-47D4-BCD1-EF744D31D2B9}" r:id="rId3"/>
    <w:embedBoldItalic w:fontKey="{5431E96D-0D67-4473-A7B8-9829723486C2}" r:id="rId4"/>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embedRegular w:fontKey="{73B6C65E-DAFB-4B08-A32F-A6CC5836EAE1}" r:id="rId5"/>
    <w:embedBold w:fontKey="{E7A606D9-7836-4162-BCB2-13B67F633991}" r:id="rId6"/>
    <w:embedItalic w:fontKey="{EE035F76-C388-46C3-B261-72381E451DAB}" r:id="rId7"/>
    <w:embedBoldItalic w:fontKey="{8E7CDF77-1CF8-4D67-B801-04BCC219E4C6}" r:id="rId8"/>
  </w:font>
  <w:font w:name="Times">
    <w:panose1 w:val="02020603050405020304"/>
    <w:charset w:val="00"/>
    <w:family w:val="roman"/>
    <w:pitch w:val="variable"/>
    <w:sig w:usb0="E0002EFF" w:usb1="C000785B" w:usb2="00000009" w:usb3="00000000" w:csb0="000001FF" w:csb1="00000000"/>
    <w:embedRegular w:fontKey="{09457C97-0C21-4EDF-8703-F4DEC366854E}" r:id="rId9"/>
    <w:embedBold w:fontKey="{0439FEB9-9F2F-49AE-ACC8-ABCF6F49095C}" r:id="rId10"/>
  </w:font>
  <w:font w:name="Garamond 3">
    <w:charset w:val="00"/>
    <w:family w:val="roman"/>
    <w:pitch w:val="variable"/>
    <w:sig w:usb0="00000003" w:usb1="00000000" w:usb2="00000000" w:usb3="00000000" w:csb0="00000001"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w:fontKey="{07D835C6-898F-4E81-A51B-20AAEC7003CF}" r:id="rId11"/>
  </w:font>
  <w:font w:name="Arial Narrow">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embedRegular w:fontKey="{0ACA75A3-92D4-46CA-B379-33D30D4DED46}" r:id="rId12"/>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embedRegular w:fontKey="{72943E59-3113-487C-9C84-357767581530}" r:id="rId13"/>
  </w:font>
  <w:font w:name="Georgia">
    <w:panose1 w:val="02040502050405020303"/>
    <w:charset w:val="00"/>
    <w:family w:val="roman"/>
    <w:pitch w:val="variable"/>
    <w:sig w:usb0="00000287" w:usb1="00000000" w:usb2="00000000" w:usb3="00000000" w:csb0="0000009F" w:csb1="00000000"/>
    <w:embedRegular w:fontKey="{653D3FFC-BB9E-4184-A158-837E40C68353}" r:id="rId14"/>
    <w:embedItalic w:fontKey="{B4726E5F-F446-425C-915F-A81DF700FD85}" r:id="rId15"/>
  </w:font>
  <w:font w:name="Arial Unicode MS">
    <w:panose1 w:val="020B0604020202020204"/>
    <w:charset w:val="00"/>
    <w:family w:val="roman"/>
    <w:pitch w:val="variable"/>
    <w:sig w:usb0="00000003" w:usb1="00000000" w:usb2="00000000" w:usb3="00000000" w:csb0="00000001" w:csb1="00000000"/>
    <w:embedRegular w:fontKey="{0705DA34-B4C2-4FEB-94FB-06E64DD43817}" r:id="rId16"/>
  </w:font>
  <w:font w:name="Segoe UI Symbol">
    <w:panose1 w:val="020B0502040204020203"/>
    <w:charset w:val="00"/>
    <w:family w:val="swiss"/>
    <w:pitch w:val="variable"/>
    <w:sig w:usb0="800001E3" w:usb1="1200FFEF" w:usb2="00040000" w:usb3="00000000" w:csb0="00000001" w:csb1="00000000"/>
    <w:embedRegular w:fontKey="{92FB9F37-1636-47B8-8E2B-E9A5D5C0467B}" r:id="rId17"/>
  </w:font>
  <w:font w:name="Open Sans">
    <w:charset w:val="00"/>
    <w:family w:val="swiss"/>
    <w:pitch w:val="variable"/>
    <w:sig w:usb0="E00002EF" w:usb1="4000205B" w:usb2="00000028" w:usb3="00000000" w:csb0="0000019F" w:csb1="00000000"/>
    <w:embedRegular w:fontKey="{F4CB337A-B826-422F-B09F-29CFA161FA46}" r:id="rId18"/>
    <w:embedBold w:fontKey="{962DC06B-54BD-46E4-B16F-22CDC6ACD50E}" r:id="rId19"/>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FCD21123-8651-4E7F-8374-34FB779C0A03}" r:id="rId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499A" w:rsidRDefault="000E499A" w14:paraId="717AAFBA" w14:textId="77777777">
    <w:pPr>
      <w:pBdr>
        <w:top w:val="nil"/>
        <w:left w:val="nil"/>
        <w:bottom w:val="nil"/>
        <w:right w:val="nil"/>
        <w:between w:val="nil"/>
      </w:pBdr>
      <w:tabs>
        <w:tab w:val="center" w:pos="4680"/>
        <w:tab w:val="right" w:pos="9360"/>
      </w:tabs>
      <w:jc w:val="right"/>
      <w:rPr>
        <w:color w:val="000000"/>
        <w:sz w:val="16"/>
        <w:szCs w:val="16"/>
      </w:rPr>
    </w:pPr>
  </w:p>
  <w:p w:rsidR="000E499A" w:rsidRDefault="000E499A" w14:paraId="56EE48EE" w14:textId="77777777">
    <w:pPr>
      <w:pBdr>
        <w:top w:val="nil"/>
        <w:left w:val="nil"/>
        <w:bottom w:val="nil"/>
        <w:right w:val="nil"/>
        <w:between w:val="nil"/>
      </w:pBdr>
      <w:tabs>
        <w:tab w:val="center" w:pos="4680"/>
        <w:tab w:val="right" w:pos="9360"/>
      </w:tabs>
      <w:jc w:val="right"/>
      <w:rPr>
        <w:color w:val="000000"/>
        <w:sz w:val="16"/>
        <w:szCs w:val="16"/>
      </w:rPr>
    </w:pPr>
  </w:p>
  <w:p w:rsidR="000E499A" w:rsidRDefault="000E499A" w14:paraId="2908EB2C" w14:textId="77777777">
    <w:pPr>
      <w:pBdr>
        <w:top w:val="nil"/>
        <w:left w:val="nil"/>
        <w:bottom w:val="nil"/>
        <w:right w:val="nil"/>
        <w:between w:val="nil"/>
      </w:pBdr>
      <w:tabs>
        <w:tab w:val="center" w:pos="4680"/>
        <w:tab w:val="right" w:pos="9360"/>
      </w:tabs>
      <w:jc w:val="right"/>
      <w:rPr>
        <w:color w:val="000000"/>
        <w:sz w:val="16"/>
        <w:szCs w:val="16"/>
      </w:rPr>
    </w:pPr>
  </w:p>
  <w:p w:rsidR="000E499A" w:rsidRDefault="005013D4" w14:paraId="00FDC5BB" w14:textId="145DE7D8">
    <w:pPr>
      <w:pBdr>
        <w:top w:val="nil"/>
        <w:left w:val="nil"/>
        <w:bottom w:val="nil"/>
        <w:right w:val="nil"/>
        <w:between w:val="nil"/>
      </w:pBdr>
      <w:tabs>
        <w:tab w:val="center" w:pos="4680"/>
        <w:tab w:val="right" w:pos="9360"/>
      </w:tabs>
      <w:jc w:val="right"/>
      <w:rPr>
        <w:color w:val="000000"/>
        <w:sz w:val="16"/>
        <w:szCs w:val="16"/>
      </w:rPr>
    </w:pPr>
    <w:r>
      <w:rPr>
        <w:color w:val="000000"/>
        <w:sz w:val="16"/>
        <w:szCs w:val="16"/>
      </w:rPr>
      <w:t xml:space="preserve">Page </w:t>
    </w:r>
    <w:r>
      <w:rPr>
        <w:b/>
        <w:color w:val="2B579A"/>
        <w:sz w:val="24"/>
        <w:szCs w:val="24"/>
      </w:rPr>
      <w:fldChar w:fldCharType="begin"/>
    </w:r>
    <w:r>
      <w:rPr>
        <w:b/>
        <w:color w:val="2B579A"/>
        <w:sz w:val="24"/>
        <w:szCs w:val="24"/>
      </w:rPr>
      <w:instrText>PAGE</w:instrText>
    </w:r>
    <w:r>
      <w:rPr>
        <w:b/>
        <w:color w:val="2B579A"/>
        <w:sz w:val="24"/>
        <w:szCs w:val="24"/>
      </w:rPr>
      <w:fldChar w:fldCharType="separate"/>
    </w:r>
    <w:r w:rsidR="00512684">
      <w:rPr>
        <w:b/>
        <w:noProof/>
        <w:color w:val="2B579A"/>
        <w:sz w:val="24"/>
        <w:szCs w:val="24"/>
      </w:rPr>
      <w:t>1</w:t>
    </w:r>
    <w:r>
      <w:rPr>
        <w:b/>
        <w:color w:val="2B579A"/>
        <w:sz w:val="24"/>
        <w:szCs w:val="24"/>
      </w:rPr>
      <w:fldChar w:fldCharType="end"/>
    </w:r>
    <w:r>
      <w:rPr>
        <w:color w:val="000000"/>
        <w:sz w:val="16"/>
        <w:szCs w:val="16"/>
      </w:rPr>
      <w:t xml:space="preserve"> of </w:t>
    </w:r>
    <w:r>
      <w:rPr>
        <w:b/>
        <w:color w:val="2B579A"/>
        <w:sz w:val="24"/>
        <w:szCs w:val="24"/>
      </w:rPr>
      <w:fldChar w:fldCharType="begin"/>
    </w:r>
    <w:r>
      <w:rPr>
        <w:b/>
        <w:color w:val="2B579A"/>
        <w:sz w:val="24"/>
        <w:szCs w:val="24"/>
      </w:rPr>
      <w:instrText>NUMPAGES</w:instrText>
    </w:r>
    <w:r>
      <w:rPr>
        <w:b/>
        <w:color w:val="2B579A"/>
        <w:sz w:val="24"/>
        <w:szCs w:val="24"/>
      </w:rPr>
      <w:fldChar w:fldCharType="separate"/>
    </w:r>
    <w:r w:rsidR="00512684">
      <w:rPr>
        <w:b/>
        <w:noProof/>
        <w:color w:val="2B579A"/>
        <w:sz w:val="24"/>
        <w:szCs w:val="24"/>
      </w:rPr>
      <w:t>2</w:t>
    </w:r>
    <w:r>
      <w:rPr>
        <w:b/>
        <w:color w:val="2B579A"/>
        <w:sz w:val="24"/>
        <w:szCs w:val="24"/>
      </w:rPr>
      <w:fldChar w:fldCharType="end"/>
    </w:r>
  </w:p>
  <w:p w:rsidR="000E499A" w:rsidP="07CC5FDB" w:rsidRDefault="07CC5FDB" w14:paraId="1A472FEE" w14:textId="77777777">
    <w:pPr>
      <w:pBdr>
        <w:top w:val="nil"/>
        <w:left w:val="nil"/>
        <w:bottom w:val="nil"/>
        <w:right w:val="nil"/>
        <w:between w:val="nil"/>
      </w:pBdr>
      <w:tabs>
        <w:tab w:val="center" w:pos="4680"/>
        <w:tab w:val="right" w:pos="9360"/>
      </w:tabs>
      <w:rPr>
        <w:color w:val="000000"/>
        <w:sz w:val="16"/>
        <w:szCs w:val="16"/>
        <w:lang w:val="en-US"/>
      </w:rPr>
    </w:pPr>
    <w:r w:rsidRPr="07CC5FDB">
      <w:rPr>
        <w:color w:val="000000" w:themeColor="text1"/>
        <w:sz w:val="16"/>
        <w:szCs w:val="16"/>
        <w:lang w:val="en-US"/>
      </w:rPr>
      <w:t>Document Version : 01</w:t>
    </w:r>
  </w:p>
  <w:p w:rsidR="000E499A" w:rsidRDefault="000E499A" w14:paraId="121FD38A" w14:textId="77777777">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1AE1" w:rsidRDefault="00B01AE1" w14:paraId="5C59D9AB" w14:textId="77777777">
      <w:r>
        <w:separator/>
      </w:r>
    </w:p>
  </w:footnote>
  <w:footnote w:type="continuationSeparator" w:id="0">
    <w:p w:rsidR="00B01AE1" w:rsidRDefault="00B01AE1" w14:paraId="6C46CC0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E499A" w:rsidRDefault="000E499A" w14:paraId="1FE2DD96" w14:textId="77777777">
    <w:pPr>
      <w:widowControl w:val="0"/>
      <w:pBdr>
        <w:top w:val="nil"/>
        <w:left w:val="nil"/>
        <w:bottom w:val="nil"/>
        <w:right w:val="nil"/>
        <w:between w:val="nil"/>
      </w:pBdr>
      <w:spacing w:line="276" w:lineRule="auto"/>
      <w:rPr>
        <w:rFonts w:ascii="Roboto" w:hAnsi="Roboto" w:eastAsia="Roboto" w:cs="Roboto"/>
        <w:i/>
        <w:color w:val="000000"/>
      </w:rPr>
    </w:pPr>
  </w:p>
  <w:tbl>
    <w:tblPr>
      <w:tblStyle w:val="ac"/>
      <w:tblW w:w="12150" w:type="dxa"/>
      <w:tblLayout w:type="fixed"/>
      <w:tblLook w:val="0000" w:firstRow="0" w:lastRow="0" w:firstColumn="0" w:lastColumn="0" w:noHBand="0" w:noVBand="0"/>
    </w:tblPr>
    <w:tblGrid>
      <w:gridCol w:w="2790"/>
      <w:gridCol w:w="3960"/>
      <w:gridCol w:w="2700"/>
      <w:gridCol w:w="2700"/>
    </w:tblGrid>
    <w:tr w:rsidR="000E499A" w:rsidTr="4FD0E140" w14:paraId="484CB6E9" w14:textId="77777777">
      <w:tc>
        <w:tcPr>
          <w:tcW w:w="2790" w:type="dxa"/>
        </w:tcPr>
        <w:p w:rsidR="000E499A" w:rsidRDefault="005013D4" w14:paraId="27357532" w14:textId="77777777">
          <w:pPr>
            <w:spacing w:after="60"/>
            <w:rPr>
              <w:b/>
              <w:sz w:val="28"/>
              <w:szCs w:val="28"/>
            </w:rPr>
          </w:pPr>
          <w:r>
            <w:rPr>
              <w:noProof/>
              <w:color w:val="2B579A"/>
            </w:rPr>
            <w:drawing>
              <wp:inline distT="0" distB="0" distL="0" distR="0" wp14:anchorId="023230EC" wp14:editId="07777777">
                <wp:extent cx="1037004" cy="434369"/>
                <wp:effectExtent l="0" t="0" r="0" b="0"/>
                <wp:docPr id="1269186898" name="image2.png" descr="Deloitte logo"/>
                <wp:cNvGraphicFramePr/>
                <a:graphic xmlns:a="http://schemas.openxmlformats.org/drawingml/2006/main">
                  <a:graphicData uri="http://schemas.openxmlformats.org/drawingml/2006/picture">
                    <pic:pic xmlns:pic="http://schemas.openxmlformats.org/drawingml/2006/picture">
                      <pic:nvPicPr>
                        <pic:cNvPr id="0" name="image2.png" descr="Deloitte logo"/>
                        <pic:cNvPicPr preferRelativeResize="0"/>
                      </pic:nvPicPr>
                      <pic:blipFill>
                        <a:blip r:embed="rId1"/>
                        <a:srcRect/>
                        <a:stretch>
                          <a:fillRect/>
                        </a:stretch>
                      </pic:blipFill>
                      <pic:spPr>
                        <a:xfrm>
                          <a:off x="0" y="0"/>
                          <a:ext cx="1037004" cy="434369"/>
                        </a:xfrm>
                        <a:prstGeom prst="rect">
                          <a:avLst/>
                        </a:prstGeom>
                        <a:ln/>
                      </pic:spPr>
                    </pic:pic>
                  </a:graphicData>
                </a:graphic>
              </wp:inline>
            </w:drawing>
          </w:r>
        </w:p>
      </w:tc>
      <w:tc>
        <w:tcPr>
          <w:tcW w:w="3960" w:type="dxa"/>
        </w:tcPr>
        <w:p w:rsidR="000E499A" w:rsidRDefault="000E499A" w14:paraId="07F023C8" w14:textId="77777777">
          <w:pPr>
            <w:pBdr>
              <w:top w:val="nil"/>
              <w:left w:val="nil"/>
              <w:bottom w:val="nil"/>
              <w:right w:val="nil"/>
              <w:between w:val="nil"/>
            </w:pBdr>
            <w:tabs>
              <w:tab w:val="center" w:pos="4680"/>
              <w:tab w:val="right" w:pos="9360"/>
            </w:tabs>
            <w:jc w:val="center"/>
            <w:rPr>
              <w:rFonts w:ascii="Roboto" w:hAnsi="Roboto" w:eastAsia="Roboto" w:cs="Roboto"/>
              <w:b/>
              <w:color w:val="000000"/>
              <w:sz w:val="16"/>
              <w:szCs w:val="16"/>
            </w:rPr>
          </w:pPr>
        </w:p>
        <w:p w:rsidR="000E499A" w:rsidP="4FD0E140" w:rsidRDefault="4FD0E140" w14:paraId="2ABFC980" w14:textId="6AB26E7E">
          <w:pPr>
            <w:pBdr>
              <w:top w:val="nil"/>
              <w:left w:val="nil"/>
              <w:bottom w:val="nil"/>
              <w:right w:val="nil"/>
              <w:between w:val="nil"/>
            </w:pBdr>
            <w:tabs>
              <w:tab w:val="center" w:pos="4680"/>
              <w:tab w:val="right" w:pos="9360"/>
            </w:tabs>
            <w:jc w:val="center"/>
            <w:rPr>
              <w:rFonts w:ascii="Roboto" w:hAnsi="Roboto" w:eastAsia="Roboto" w:cs="Roboto"/>
              <w:b/>
              <w:bCs/>
              <w:color w:val="000000"/>
              <w:sz w:val="16"/>
              <w:szCs w:val="16"/>
            </w:rPr>
          </w:pPr>
          <w:r w:rsidRPr="4FD0E140">
            <w:rPr>
              <w:rFonts w:ascii="Roboto" w:hAnsi="Roboto" w:eastAsia="Roboto" w:cs="Roboto"/>
              <w:b/>
              <w:bCs/>
              <w:color w:val="000000" w:themeColor="text1"/>
              <w:sz w:val="16"/>
              <w:szCs w:val="16"/>
            </w:rPr>
            <w:t xml:space="preserve">    Functional Specification Document                         </w:t>
          </w:r>
        </w:p>
        <w:p w:rsidR="006A4EE2" w:rsidP="006A4EE2" w:rsidRDefault="006D7254" w14:paraId="2B6D4780" w14:textId="701E4629">
          <w:pPr>
            <w:pBdr>
              <w:top w:val="nil"/>
              <w:left w:val="nil"/>
              <w:bottom w:val="nil"/>
              <w:right w:val="nil"/>
              <w:between w:val="nil"/>
            </w:pBdr>
            <w:tabs>
              <w:tab w:val="center" w:pos="4680"/>
              <w:tab w:val="right" w:pos="9360"/>
            </w:tabs>
            <w:jc w:val="center"/>
            <w:rPr>
              <w:rFonts w:ascii="Roboto" w:hAnsi="Roboto" w:eastAsia="Roboto" w:cs="Roboto"/>
              <w:b/>
              <w:color w:val="000000"/>
              <w:sz w:val="16"/>
              <w:szCs w:val="16"/>
            </w:rPr>
          </w:pPr>
          <w:r>
            <w:rPr>
              <w:rFonts w:ascii="Roboto" w:hAnsi="Roboto" w:eastAsia="Roboto" w:cs="Roboto"/>
              <w:b/>
              <w:color w:val="000000"/>
              <w:sz w:val="16"/>
              <w:szCs w:val="16"/>
            </w:rPr>
            <w:t>GAP2151</w:t>
          </w:r>
          <w:r w:rsidR="006A4EE2">
            <w:rPr>
              <w:rFonts w:ascii="Roboto" w:hAnsi="Roboto" w:eastAsia="Roboto" w:cs="Roboto"/>
              <w:b/>
              <w:color w:val="000000"/>
              <w:sz w:val="16"/>
              <w:szCs w:val="16"/>
            </w:rPr>
            <w:t>7</w:t>
          </w:r>
        </w:p>
      </w:tc>
      <w:tc>
        <w:tcPr>
          <w:tcW w:w="2700" w:type="dxa"/>
        </w:tcPr>
        <w:p w:rsidR="000E499A" w:rsidRDefault="005013D4" w14:paraId="4BDB5498" w14:textId="77777777">
          <w:pPr>
            <w:pBdr>
              <w:top w:val="nil"/>
              <w:left w:val="nil"/>
              <w:bottom w:val="nil"/>
              <w:right w:val="nil"/>
              <w:between w:val="nil"/>
            </w:pBdr>
            <w:tabs>
              <w:tab w:val="center" w:pos="4680"/>
              <w:tab w:val="right" w:pos="9360"/>
            </w:tabs>
            <w:rPr>
              <w:color w:val="000000"/>
            </w:rPr>
          </w:pPr>
          <w:r>
            <w:rPr>
              <w:b/>
              <w:noProof/>
              <w:color w:val="2B579A"/>
            </w:rPr>
            <w:drawing>
              <wp:inline distT="0" distB="0" distL="0" distR="0" wp14:anchorId="18776FAC" wp14:editId="07777777">
                <wp:extent cx="1286983" cy="333375"/>
                <wp:effectExtent l="0" t="0" r="0" b="0"/>
                <wp:docPr id="126918689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286983" cy="333375"/>
                        </a:xfrm>
                        <a:prstGeom prst="rect">
                          <a:avLst/>
                        </a:prstGeom>
                        <a:ln/>
                      </pic:spPr>
                    </pic:pic>
                  </a:graphicData>
                </a:graphic>
              </wp:inline>
            </w:drawing>
          </w:r>
        </w:p>
      </w:tc>
      <w:tc>
        <w:tcPr>
          <w:tcW w:w="2700" w:type="dxa"/>
        </w:tcPr>
        <w:p w:rsidR="000E499A" w:rsidRDefault="000E499A" w14:paraId="2916C19D" w14:textId="77777777">
          <w:pPr>
            <w:pBdr>
              <w:top w:val="nil"/>
              <w:left w:val="nil"/>
              <w:bottom w:val="nil"/>
              <w:right w:val="nil"/>
              <w:between w:val="nil"/>
            </w:pBdr>
            <w:tabs>
              <w:tab w:val="center" w:pos="4680"/>
              <w:tab w:val="right" w:pos="9360"/>
            </w:tabs>
            <w:jc w:val="right"/>
            <w:rPr>
              <w:color w:val="000000"/>
            </w:rPr>
          </w:pPr>
        </w:p>
      </w:tc>
    </w:tr>
  </w:tbl>
  <w:p w:rsidR="000E499A" w:rsidRDefault="00FC084D" w14:paraId="74869460" w14:textId="77777777">
    <w:pPr>
      <w:tabs>
        <w:tab w:val="left" w:pos="7230"/>
      </w:tabs>
    </w:pPr>
    <w:bookmarkStart w:name="_heading=h.jh5kt0eqbg9m" w:colFirst="0" w:colLast="0" w:id="85"/>
    <w:bookmarkEnd w:id="85"/>
    <w:r>
      <w:pict w14:anchorId="2117936B">
        <v:rect id="_x0000_i1025" style="width:0;height:1.5pt" o:hr="t" o:hrstd="t" o:hralign="center"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6BA4"/>
    <w:multiLevelType w:val="multilevel"/>
    <w:tmpl w:val="FFFFFFFF"/>
    <w:lvl w:ilvl="0">
      <w:start w:val="1"/>
      <w:numFmt w:val="decimal"/>
      <w:pStyle w:val="Bullet3Last"/>
      <w:lvlText w:val="%1"/>
      <w:lvlJc w:val="left"/>
      <w:pPr>
        <w:ind w:left="432" w:hanging="432"/>
      </w:pPr>
      <w:rPr>
        <w:color w:val="002060"/>
      </w:rPr>
    </w:lvl>
    <w:lvl w:ilvl="1">
      <w:start w:val="1"/>
      <w:numFmt w:val="decimal"/>
      <w:lvlText w:val="%1.%2"/>
      <w:lvlJc w:val="left"/>
      <w:pPr>
        <w:ind w:left="7506" w:hanging="576"/>
      </w:pPr>
    </w:lvl>
    <w:lvl w:ilvl="2">
      <w:start w:val="1"/>
      <w:numFmt w:val="decimal"/>
      <w:lvlText w:val="%1.%2.%3"/>
      <w:lvlJc w:val="left"/>
      <w:pPr>
        <w:ind w:left="1440" w:hanging="720"/>
      </w:pPr>
      <w:rPr>
        <w:b/>
      </w:rPr>
    </w:lvl>
    <w:lvl w:ilvl="3">
      <w:start w:val="1"/>
      <w:numFmt w:val="decimal"/>
      <w:lvlText w:val="%1.%2.%3.%4"/>
      <w:lvlJc w:val="left"/>
      <w:pPr>
        <w:ind w:left="212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5814617"/>
    <w:multiLevelType w:val="hybridMultilevel"/>
    <w:tmpl w:val="12DE1C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6E664C2"/>
    <w:multiLevelType w:val="hybridMultilevel"/>
    <w:tmpl w:val="81562156"/>
    <w:lvl w:ilvl="0" w:tplc="48C65300">
      <w:start w:val="1"/>
      <w:numFmt w:val="bullet"/>
      <w:lvlText w:val="●"/>
      <w:lvlJc w:val="left"/>
      <w:pPr>
        <w:ind w:left="720" w:hanging="360"/>
      </w:pPr>
    </w:lvl>
    <w:lvl w:ilvl="1" w:tplc="7D70D81A">
      <w:start w:val="1"/>
      <w:numFmt w:val="bullet"/>
      <w:lvlText w:val="○"/>
      <w:lvlJc w:val="left"/>
      <w:pPr>
        <w:ind w:left="1440" w:hanging="360"/>
      </w:pPr>
    </w:lvl>
    <w:lvl w:ilvl="2" w:tplc="155266B0">
      <w:start w:val="1"/>
      <w:numFmt w:val="bullet"/>
      <w:lvlText w:val="■"/>
      <w:lvlJc w:val="left"/>
      <w:pPr>
        <w:ind w:left="2160" w:hanging="360"/>
      </w:pPr>
    </w:lvl>
    <w:lvl w:ilvl="3" w:tplc="E03E2AC2">
      <w:start w:val="1"/>
      <w:numFmt w:val="bullet"/>
      <w:lvlText w:val="●"/>
      <w:lvlJc w:val="left"/>
      <w:pPr>
        <w:ind w:left="2880" w:hanging="360"/>
      </w:pPr>
    </w:lvl>
    <w:lvl w:ilvl="4" w:tplc="C7F6E5B0">
      <w:start w:val="1"/>
      <w:numFmt w:val="bullet"/>
      <w:lvlText w:val="○"/>
      <w:lvlJc w:val="left"/>
      <w:pPr>
        <w:ind w:left="3600" w:hanging="360"/>
      </w:pPr>
    </w:lvl>
    <w:lvl w:ilvl="5" w:tplc="346C5C88">
      <w:start w:val="1"/>
      <w:numFmt w:val="bullet"/>
      <w:lvlText w:val="■"/>
      <w:lvlJc w:val="left"/>
      <w:pPr>
        <w:ind w:left="4320" w:hanging="360"/>
      </w:pPr>
    </w:lvl>
    <w:lvl w:ilvl="6" w:tplc="65002C16">
      <w:start w:val="1"/>
      <w:numFmt w:val="bullet"/>
      <w:lvlText w:val="●"/>
      <w:lvlJc w:val="left"/>
      <w:pPr>
        <w:ind w:left="5040" w:hanging="360"/>
      </w:pPr>
    </w:lvl>
    <w:lvl w:ilvl="7" w:tplc="908A66CE">
      <w:start w:val="1"/>
      <w:numFmt w:val="bullet"/>
      <w:lvlText w:val="●"/>
      <w:lvlJc w:val="left"/>
      <w:pPr>
        <w:ind w:left="5760" w:hanging="360"/>
      </w:pPr>
    </w:lvl>
    <w:lvl w:ilvl="8" w:tplc="71961BA4">
      <w:start w:val="1"/>
      <w:numFmt w:val="bullet"/>
      <w:lvlText w:val="●"/>
      <w:lvlJc w:val="left"/>
      <w:pPr>
        <w:ind w:left="6480" w:hanging="360"/>
      </w:pPr>
    </w:lvl>
  </w:abstractNum>
  <w:abstractNum w:abstractNumId="3" w15:restartNumberingAfterBreak="0">
    <w:nsid w:val="080F498D"/>
    <w:multiLevelType w:val="hybridMultilevel"/>
    <w:tmpl w:val="234A1A6A"/>
    <w:lvl w:ilvl="0" w:tplc="9A8C7342">
      <w:start w:val="5"/>
      <w:numFmt w:val="decimal"/>
      <w:lvlText w:val="%1."/>
      <w:lvlJc w:val="left"/>
      <w:pPr>
        <w:ind w:left="720" w:hanging="360"/>
      </w:pPr>
    </w:lvl>
    <w:lvl w:ilvl="1" w:tplc="2FCAD662">
      <w:start w:val="1"/>
      <w:numFmt w:val="lowerLetter"/>
      <w:lvlText w:val="%2."/>
      <w:lvlJc w:val="left"/>
      <w:pPr>
        <w:ind w:left="1440" w:hanging="360"/>
      </w:pPr>
    </w:lvl>
    <w:lvl w:ilvl="2" w:tplc="1DE2A90C">
      <w:start w:val="1"/>
      <w:numFmt w:val="lowerRoman"/>
      <w:lvlText w:val="%3."/>
      <w:lvlJc w:val="right"/>
      <w:pPr>
        <w:ind w:left="2160" w:hanging="180"/>
      </w:pPr>
    </w:lvl>
    <w:lvl w:ilvl="3" w:tplc="C7CEB34A">
      <w:start w:val="1"/>
      <w:numFmt w:val="decimal"/>
      <w:lvlText w:val="%4."/>
      <w:lvlJc w:val="left"/>
      <w:pPr>
        <w:ind w:left="2880" w:hanging="360"/>
      </w:pPr>
    </w:lvl>
    <w:lvl w:ilvl="4" w:tplc="D1AE8DDC">
      <w:start w:val="1"/>
      <w:numFmt w:val="lowerLetter"/>
      <w:lvlText w:val="%5."/>
      <w:lvlJc w:val="left"/>
      <w:pPr>
        <w:ind w:left="3600" w:hanging="360"/>
      </w:pPr>
    </w:lvl>
    <w:lvl w:ilvl="5" w:tplc="9F0073DA">
      <w:start w:val="1"/>
      <w:numFmt w:val="lowerRoman"/>
      <w:lvlText w:val="%6."/>
      <w:lvlJc w:val="right"/>
      <w:pPr>
        <w:ind w:left="4320" w:hanging="180"/>
      </w:pPr>
    </w:lvl>
    <w:lvl w:ilvl="6" w:tplc="CC5A3F0E">
      <w:start w:val="1"/>
      <w:numFmt w:val="decimal"/>
      <w:lvlText w:val="%7."/>
      <w:lvlJc w:val="left"/>
      <w:pPr>
        <w:ind w:left="5040" w:hanging="360"/>
      </w:pPr>
    </w:lvl>
    <w:lvl w:ilvl="7" w:tplc="6B46CC36">
      <w:start w:val="1"/>
      <w:numFmt w:val="lowerLetter"/>
      <w:lvlText w:val="%8."/>
      <w:lvlJc w:val="left"/>
      <w:pPr>
        <w:ind w:left="5760" w:hanging="360"/>
      </w:pPr>
    </w:lvl>
    <w:lvl w:ilvl="8" w:tplc="D0B42120">
      <w:start w:val="1"/>
      <w:numFmt w:val="lowerRoman"/>
      <w:lvlText w:val="%9."/>
      <w:lvlJc w:val="right"/>
      <w:pPr>
        <w:ind w:left="6480" w:hanging="180"/>
      </w:pPr>
    </w:lvl>
  </w:abstractNum>
  <w:abstractNum w:abstractNumId="4" w15:restartNumberingAfterBreak="0">
    <w:nsid w:val="095240A9"/>
    <w:multiLevelType w:val="multilevel"/>
    <w:tmpl w:val="FFFFFFFF"/>
    <w:lvl w:ilvl="0">
      <w:start w:val="1"/>
      <w:numFmt w:val="decimal"/>
      <w:pStyle w:val="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5" w15:restartNumberingAfterBreak="0">
    <w:nsid w:val="0D506110"/>
    <w:multiLevelType w:val="hybridMultilevel"/>
    <w:tmpl w:val="D52C978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1879BF24"/>
    <w:multiLevelType w:val="hybridMultilevel"/>
    <w:tmpl w:val="E26A7C94"/>
    <w:lvl w:ilvl="0" w:tplc="A27E2B76">
      <w:start w:val="1"/>
      <w:numFmt w:val="decimal"/>
      <w:lvlText w:val="%1."/>
      <w:lvlJc w:val="left"/>
      <w:pPr>
        <w:ind w:left="432" w:hanging="360"/>
      </w:pPr>
    </w:lvl>
    <w:lvl w:ilvl="1" w:tplc="A02E778C">
      <w:start w:val="2"/>
      <w:numFmt w:val="decimal"/>
      <w:lvlText w:val="%2.%2"/>
      <w:lvlJc w:val="left"/>
      <w:pPr>
        <w:ind w:left="7506" w:hanging="360"/>
      </w:pPr>
    </w:lvl>
    <w:lvl w:ilvl="2" w:tplc="B31CBBF6">
      <w:start w:val="1"/>
      <w:numFmt w:val="lowerRoman"/>
      <w:lvlText w:val="%3."/>
      <w:lvlJc w:val="right"/>
      <w:pPr>
        <w:ind w:left="1440" w:hanging="180"/>
      </w:pPr>
    </w:lvl>
    <w:lvl w:ilvl="3" w:tplc="623C04A2">
      <w:start w:val="1"/>
      <w:numFmt w:val="decimal"/>
      <w:lvlText w:val="%4."/>
      <w:lvlJc w:val="left"/>
      <w:pPr>
        <w:ind w:left="2124" w:hanging="360"/>
      </w:pPr>
    </w:lvl>
    <w:lvl w:ilvl="4" w:tplc="3488D34C">
      <w:start w:val="1"/>
      <w:numFmt w:val="lowerLetter"/>
      <w:lvlText w:val="%5."/>
      <w:lvlJc w:val="left"/>
      <w:pPr>
        <w:ind w:left="1008" w:hanging="360"/>
      </w:pPr>
    </w:lvl>
    <w:lvl w:ilvl="5" w:tplc="A2C8846E">
      <w:start w:val="1"/>
      <w:numFmt w:val="lowerRoman"/>
      <w:lvlText w:val="%6."/>
      <w:lvlJc w:val="right"/>
      <w:pPr>
        <w:ind w:left="1152" w:hanging="180"/>
      </w:pPr>
    </w:lvl>
    <w:lvl w:ilvl="6" w:tplc="08C2749A">
      <w:start w:val="1"/>
      <w:numFmt w:val="decimal"/>
      <w:lvlText w:val="%7."/>
      <w:lvlJc w:val="left"/>
      <w:pPr>
        <w:ind w:left="1296" w:hanging="360"/>
      </w:pPr>
    </w:lvl>
    <w:lvl w:ilvl="7" w:tplc="CAC6937A">
      <w:start w:val="1"/>
      <w:numFmt w:val="lowerLetter"/>
      <w:lvlText w:val="%8."/>
      <w:lvlJc w:val="left"/>
      <w:pPr>
        <w:ind w:left="1440" w:hanging="360"/>
      </w:pPr>
    </w:lvl>
    <w:lvl w:ilvl="8" w:tplc="4DECE26C">
      <w:start w:val="1"/>
      <w:numFmt w:val="lowerRoman"/>
      <w:lvlText w:val="%9."/>
      <w:lvlJc w:val="right"/>
      <w:pPr>
        <w:ind w:left="1584" w:hanging="180"/>
      </w:pPr>
    </w:lvl>
  </w:abstractNum>
  <w:abstractNum w:abstractNumId="7" w15:restartNumberingAfterBreak="0">
    <w:nsid w:val="238736B6"/>
    <w:multiLevelType w:val="hybridMultilevel"/>
    <w:tmpl w:val="098A4F90"/>
    <w:lvl w:ilvl="0" w:tplc="0409000F">
      <w:start w:val="1"/>
      <w:numFmt w:val="decimal"/>
      <w:lvlText w:val="%1."/>
      <w:lvlJc w:val="left"/>
      <w:pPr>
        <w:ind w:left="720" w:hanging="360"/>
      </w:pPr>
      <w:rPr>
        <w:rFonts w:hint="default"/>
      </w:rPr>
    </w:lvl>
    <w:lvl w:ilvl="1" w:tplc="B754AD6A">
      <w:numFmt w:val="bullet"/>
      <w:lvlText w:val="-"/>
      <w:lvlJc w:val="left"/>
      <w:pPr>
        <w:ind w:left="1440" w:hanging="360"/>
      </w:pPr>
      <w:rPr>
        <w:rFonts w:hint="default" w:ascii="Calibri" w:hAnsi="Calibri" w:eastAsia="Calibri" w:cs="Calibr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3874DE"/>
    <w:multiLevelType w:val="hybridMultilevel"/>
    <w:tmpl w:val="34527BAC"/>
    <w:lvl w:ilvl="0" w:tplc="029C6212">
      <w:start w:val="1"/>
      <w:numFmt w:val="decimal"/>
      <w:lvlText w:val="%1."/>
      <w:lvlJc w:val="left"/>
      <w:pPr>
        <w:ind w:left="720" w:hanging="360"/>
      </w:pPr>
    </w:lvl>
    <w:lvl w:ilvl="1" w:tplc="A7FE24B2">
      <w:start w:val="1"/>
      <w:numFmt w:val="lowerLetter"/>
      <w:lvlText w:val="%2."/>
      <w:lvlJc w:val="left"/>
      <w:pPr>
        <w:ind w:left="1440" w:hanging="360"/>
      </w:pPr>
    </w:lvl>
    <w:lvl w:ilvl="2" w:tplc="150CB158">
      <w:start w:val="1"/>
      <w:numFmt w:val="lowerRoman"/>
      <w:lvlText w:val="%3."/>
      <w:lvlJc w:val="right"/>
      <w:pPr>
        <w:ind w:left="2160" w:hanging="180"/>
      </w:pPr>
    </w:lvl>
    <w:lvl w:ilvl="3" w:tplc="23AA78FC">
      <w:start w:val="1"/>
      <w:numFmt w:val="decimal"/>
      <w:lvlText w:val="%4."/>
      <w:lvlJc w:val="left"/>
      <w:pPr>
        <w:ind w:left="2880" w:hanging="360"/>
      </w:pPr>
    </w:lvl>
    <w:lvl w:ilvl="4" w:tplc="E116B370">
      <w:start w:val="1"/>
      <w:numFmt w:val="lowerLetter"/>
      <w:lvlText w:val="%5."/>
      <w:lvlJc w:val="left"/>
      <w:pPr>
        <w:ind w:left="3600" w:hanging="360"/>
      </w:pPr>
    </w:lvl>
    <w:lvl w:ilvl="5" w:tplc="88384802">
      <w:start w:val="1"/>
      <w:numFmt w:val="lowerRoman"/>
      <w:lvlText w:val="%6."/>
      <w:lvlJc w:val="right"/>
      <w:pPr>
        <w:ind w:left="4320" w:hanging="180"/>
      </w:pPr>
    </w:lvl>
    <w:lvl w:ilvl="6" w:tplc="E8AA8496">
      <w:start w:val="1"/>
      <w:numFmt w:val="decimal"/>
      <w:lvlText w:val="%7."/>
      <w:lvlJc w:val="left"/>
      <w:pPr>
        <w:ind w:left="5040" w:hanging="360"/>
      </w:pPr>
    </w:lvl>
    <w:lvl w:ilvl="7" w:tplc="00344034">
      <w:start w:val="1"/>
      <w:numFmt w:val="lowerLetter"/>
      <w:lvlText w:val="%8."/>
      <w:lvlJc w:val="left"/>
      <w:pPr>
        <w:ind w:left="5760" w:hanging="360"/>
      </w:pPr>
    </w:lvl>
    <w:lvl w:ilvl="8" w:tplc="7460E776">
      <w:start w:val="1"/>
      <w:numFmt w:val="lowerRoman"/>
      <w:lvlText w:val="%9."/>
      <w:lvlJc w:val="right"/>
      <w:pPr>
        <w:ind w:left="6480" w:hanging="180"/>
      </w:pPr>
    </w:lvl>
  </w:abstractNum>
  <w:abstractNum w:abstractNumId="9" w15:restartNumberingAfterBreak="0">
    <w:nsid w:val="2737AB2D"/>
    <w:multiLevelType w:val="hybridMultilevel"/>
    <w:tmpl w:val="F35A46B2"/>
    <w:lvl w:ilvl="0" w:tplc="A3D6CD48">
      <w:start w:val="1"/>
      <w:numFmt w:val="decimal"/>
      <w:lvlText w:val="%1."/>
      <w:lvlJc w:val="left"/>
      <w:pPr>
        <w:ind w:left="720" w:hanging="360"/>
      </w:pPr>
    </w:lvl>
    <w:lvl w:ilvl="1" w:tplc="CCE285A2">
      <w:start w:val="1"/>
      <w:numFmt w:val="lowerLetter"/>
      <w:lvlText w:val="%2."/>
      <w:lvlJc w:val="left"/>
      <w:pPr>
        <w:ind w:left="1440" w:hanging="360"/>
      </w:pPr>
    </w:lvl>
    <w:lvl w:ilvl="2" w:tplc="25302688">
      <w:start w:val="1"/>
      <w:numFmt w:val="lowerRoman"/>
      <w:lvlText w:val="%3."/>
      <w:lvlJc w:val="right"/>
      <w:pPr>
        <w:ind w:left="2160" w:hanging="180"/>
      </w:pPr>
    </w:lvl>
    <w:lvl w:ilvl="3" w:tplc="96F6CC14">
      <w:start w:val="1"/>
      <w:numFmt w:val="decimal"/>
      <w:lvlText w:val="%4."/>
      <w:lvlJc w:val="left"/>
      <w:pPr>
        <w:ind w:left="2880" w:hanging="360"/>
      </w:pPr>
    </w:lvl>
    <w:lvl w:ilvl="4" w:tplc="D7268DDE">
      <w:start w:val="1"/>
      <w:numFmt w:val="lowerLetter"/>
      <w:lvlText w:val="%5."/>
      <w:lvlJc w:val="left"/>
      <w:pPr>
        <w:ind w:left="3600" w:hanging="360"/>
      </w:pPr>
    </w:lvl>
    <w:lvl w:ilvl="5" w:tplc="16F29CA8">
      <w:start w:val="1"/>
      <w:numFmt w:val="lowerRoman"/>
      <w:lvlText w:val="%6."/>
      <w:lvlJc w:val="right"/>
      <w:pPr>
        <w:ind w:left="4320" w:hanging="180"/>
      </w:pPr>
    </w:lvl>
    <w:lvl w:ilvl="6" w:tplc="74DC7ACA">
      <w:start w:val="1"/>
      <w:numFmt w:val="decimal"/>
      <w:lvlText w:val="%7."/>
      <w:lvlJc w:val="left"/>
      <w:pPr>
        <w:ind w:left="5040" w:hanging="360"/>
      </w:pPr>
    </w:lvl>
    <w:lvl w:ilvl="7" w:tplc="07D86706">
      <w:start w:val="1"/>
      <w:numFmt w:val="lowerLetter"/>
      <w:lvlText w:val="%8."/>
      <w:lvlJc w:val="left"/>
      <w:pPr>
        <w:ind w:left="5760" w:hanging="360"/>
      </w:pPr>
    </w:lvl>
    <w:lvl w:ilvl="8" w:tplc="C638CB18">
      <w:start w:val="1"/>
      <w:numFmt w:val="lowerRoman"/>
      <w:lvlText w:val="%9."/>
      <w:lvlJc w:val="right"/>
      <w:pPr>
        <w:ind w:left="6480" w:hanging="180"/>
      </w:pPr>
    </w:lvl>
  </w:abstractNum>
  <w:abstractNum w:abstractNumId="10" w15:restartNumberingAfterBreak="0">
    <w:nsid w:val="27FB7AAA"/>
    <w:multiLevelType w:val="multilevel"/>
    <w:tmpl w:val="FFFFFFFF"/>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3015626A"/>
    <w:multiLevelType w:val="hybridMultilevel"/>
    <w:tmpl w:val="6DF8389A"/>
    <w:lvl w:ilvl="0" w:tplc="FC8048D4">
      <w:start w:val="1"/>
      <w:numFmt w:val="bullet"/>
      <w:lvlText w:val="●"/>
      <w:lvlJc w:val="left"/>
      <w:pPr>
        <w:ind w:left="720" w:hanging="360"/>
      </w:pPr>
    </w:lvl>
    <w:lvl w:ilvl="1" w:tplc="440E396E">
      <w:start w:val="1"/>
      <w:numFmt w:val="bullet"/>
      <w:lvlText w:val="○"/>
      <w:lvlJc w:val="left"/>
      <w:pPr>
        <w:ind w:left="1440" w:hanging="360"/>
      </w:pPr>
    </w:lvl>
    <w:lvl w:ilvl="2" w:tplc="94D05578">
      <w:start w:val="1"/>
      <w:numFmt w:val="bullet"/>
      <w:lvlText w:val="■"/>
      <w:lvlJc w:val="left"/>
      <w:pPr>
        <w:ind w:left="2160" w:hanging="360"/>
      </w:pPr>
    </w:lvl>
    <w:lvl w:ilvl="3" w:tplc="54943F5A">
      <w:start w:val="1"/>
      <w:numFmt w:val="bullet"/>
      <w:lvlText w:val="●"/>
      <w:lvlJc w:val="left"/>
      <w:pPr>
        <w:ind w:left="2880" w:hanging="360"/>
      </w:pPr>
    </w:lvl>
    <w:lvl w:ilvl="4" w:tplc="D52EF7D0">
      <w:start w:val="1"/>
      <w:numFmt w:val="bullet"/>
      <w:lvlText w:val="○"/>
      <w:lvlJc w:val="left"/>
      <w:pPr>
        <w:ind w:left="3600" w:hanging="360"/>
      </w:pPr>
    </w:lvl>
    <w:lvl w:ilvl="5" w:tplc="6F0206C2">
      <w:start w:val="1"/>
      <w:numFmt w:val="bullet"/>
      <w:lvlText w:val="■"/>
      <w:lvlJc w:val="left"/>
      <w:pPr>
        <w:ind w:left="4320" w:hanging="360"/>
      </w:pPr>
    </w:lvl>
    <w:lvl w:ilvl="6" w:tplc="9E9A1412">
      <w:start w:val="1"/>
      <w:numFmt w:val="bullet"/>
      <w:lvlText w:val="●"/>
      <w:lvlJc w:val="left"/>
      <w:pPr>
        <w:ind w:left="5040" w:hanging="360"/>
      </w:pPr>
    </w:lvl>
    <w:lvl w:ilvl="7" w:tplc="3D0A0AEA">
      <w:start w:val="1"/>
      <w:numFmt w:val="bullet"/>
      <w:lvlText w:val="●"/>
      <w:lvlJc w:val="left"/>
      <w:pPr>
        <w:ind w:left="5760" w:hanging="360"/>
      </w:pPr>
    </w:lvl>
    <w:lvl w:ilvl="8" w:tplc="196CC8C6">
      <w:start w:val="1"/>
      <w:numFmt w:val="bullet"/>
      <w:lvlText w:val="●"/>
      <w:lvlJc w:val="left"/>
      <w:pPr>
        <w:ind w:left="6480" w:hanging="360"/>
      </w:pPr>
    </w:lvl>
  </w:abstractNum>
  <w:abstractNum w:abstractNumId="12" w15:restartNumberingAfterBreak="0">
    <w:nsid w:val="3AB26D88"/>
    <w:multiLevelType w:val="hybridMultilevel"/>
    <w:tmpl w:val="B26A0CA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F53DC7"/>
    <w:multiLevelType w:val="hybridMultilevel"/>
    <w:tmpl w:val="956CCA68"/>
    <w:lvl w:ilvl="0" w:tplc="B16C1692">
      <w:start w:val="3"/>
      <w:numFmt w:val="decimal"/>
      <w:lvlText w:val="%1."/>
      <w:lvlJc w:val="left"/>
      <w:pPr>
        <w:ind w:left="720" w:hanging="360"/>
      </w:pPr>
    </w:lvl>
    <w:lvl w:ilvl="1" w:tplc="46FEFEE4">
      <w:start w:val="1"/>
      <w:numFmt w:val="decimal"/>
      <w:lvlText w:val="%2.1"/>
      <w:lvlJc w:val="left"/>
      <w:pPr>
        <w:ind w:left="1440" w:hanging="360"/>
      </w:pPr>
    </w:lvl>
    <w:lvl w:ilvl="2" w:tplc="3F3E81C8">
      <w:start w:val="1"/>
      <w:numFmt w:val="lowerRoman"/>
      <w:lvlText w:val="%3."/>
      <w:lvlJc w:val="right"/>
      <w:pPr>
        <w:ind w:left="2160" w:hanging="180"/>
      </w:pPr>
    </w:lvl>
    <w:lvl w:ilvl="3" w:tplc="6FDA5C22">
      <w:start w:val="1"/>
      <w:numFmt w:val="decimal"/>
      <w:lvlText w:val="%4."/>
      <w:lvlJc w:val="left"/>
      <w:pPr>
        <w:ind w:left="2880" w:hanging="360"/>
      </w:pPr>
    </w:lvl>
    <w:lvl w:ilvl="4" w:tplc="D85844E4">
      <w:start w:val="1"/>
      <w:numFmt w:val="lowerLetter"/>
      <w:lvlText w:val="%5."/>
      <w:lvlJc w:val="left"/>
      <w:pPr>
        <w:ind w:left="3600" w:hanging="360"/>
      </w:pPr>
    </w:lvl>
    <w:lvl w:ilvl="5" w:tplc="3C9227F4">
      <w:start w:val="1"/>
      <w:numFmt w:val="lowerRoman"/>
      <w:lvlText w:val="%6."/>
      <w:lvlJc w:val="right"/>
      <w:pPr>
        <w:ind w:left="4320" w:hanging="180"/>
      </w:pPr>
    </w:lvl>
    <w:lvl w:ilvl="6" w:tplc="341200BA">
      <w:start w:val="1"/>
      <w:numFmt w:val="decimal"/>
      <w:lvlText w:val="%7."/>
      <w:lvlJc w:val="left"/>
      <w:pPr>
        <w:ind w:left="5040" w:hanging="360"/>
      </w:pPr>
    </w:lvl>
    <w:lvl w:ilvl="7" w:tplc="61B0FE88">
      <w:start w:val="1"/>
      <w:numFmt w:val="lowerLetter"/>
      <w:lvlText w:val="%8."/>
      <w:lvlJc w:val="left"/>
      <w:pPr>
        <w:ind w:left="5760" w:hanging="360"/>
      </w:pPr>
    </w:lvl>
    <w:lvl w:ilvl="8" w:tplc="5FEC4FF0">
      <w:start w:val="1"/>
      <w:numFmt w:val="lowerRoman"/>
      <w:lvlText w:val="%9."/>
      <w:lvlJc w:val="right"/>
      <w:pPr>
        <w:ind w:left="6480" w:hanging="180"/>
      </w:pPr>
    </w:lvl>
  </w:abstractNum>
  <w:abstractNum w:abstractNumId="14" w15:restartNumberingAfterBreak="0">
    <w:nsid w:val="51404053"/>
    <w:multiLevelType w:val="hybridMultilevel"/>
    <w:tmpl w:val="E8CC7F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B8466E"/>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55DD734D"/>
    <w:multiLevelType w:val="hybridMultilevel"/>
    <w:tmpl w:val="9876545C"/>
    <w:lvl w:ilvl="0" w:tplc="C76292DA">
      <w:start w:val="2"/>
      <w:numFmt w:val="decimal"/>
      <w:lvlText w:val="%1.1"/>
      <w:lvlJc w:val="left"/>
      <w:pPr>
        <w:ind w:left="720" w:hanging="360"/>
      </w:pPr>
    </w:lvl>
    <w:lvl w:ilvl="1" w:tplc="6106825A">
      <w:start w:val="1"/>
      <w:numFmt w:val="lowerLetter"/>
      <w:lvlText w:val="%2."/>
      <w:lvlJc w:val="left"/>
      <w:pPr>
        <w:ind w:left="1440" w:hanging="360"/>
      </w:pPr>
    </w:lvl>
    <w:lvl w:ilvl="2" w:tplc="16446E36">
      <w:start w:val="1"/>
      <w:numFmt w:val="lowerRoman"/>
      <w:lvlText w:val="%3."/>
      <w:lvlJc w:val="right"/>
      <w:pPr>
        <w:ind w:left="2160" w:hanging="180"/>
      </w:pPr>
    </w:lvl>
    <w:lvl w:ilvl="3" w:tplc="65B6538E">
      <w:start w:val="1"/>
      <w:numFmt w:val="decimal"/>
      <w:lvlText w:val="%4."/>
      <w:lvlJc w:val="left"/>
      <w:pPr>
        <w:ind w:left="2880" w:hanging="360"/>
      </w:pPr>
    </w:lvl>
    <w:lvl w:ilvl="4" w:tplc="09F08F24">
      <w:start w:val="1"/>
      <w:numFmt w:val="lowerLetter"/>
      <w:lvlText w:val="%5."/>
      <w:lvlJc w:val="left"/>
      <w:pPr>
        <w:ind w:left="3600" w:hanging="360"/>
      </w:pPr>
    </w:lvl>
    <w:lvl w:ilvl="5" w:tplc="E96C8D7C">
      <w:start w:val="1"/>
      <w:numFmt w:val="lowerRoman"/>
      <w:lvlText w:val="%6."/>
      <w:lvlJc w:val="right"/>
      <w:pPr>
        <w:ind w:left="4320" w:hanging="180"/>
      </w:pPr>
    </w:lvl>
    <w:lvl w:ilvl="6" w:tplc="351E0782">
      <w:start w:val="1"/>
      <w:numFmt w:val="decimal"/>
      <w:lvlText w:val="%7."/>
      <w:lvlJc w:val="left"/>
      <w:pPr>
        <w:ind w:left="5040" w:hanging="360"/>
      </w:pPr>
    </w:lvl>
    <w:lvl w:ilvl="7" w:tplc="4A2A877E">
      <w:start w:val="1"/>
      <w:numFmt w:val="lowerLetter"/>
      <w:lvlText w:val="%8."/>
      <w:lvlJc w:val="left"/>
      <w:pPr>
        <w:ind w:left="5760" w:hanging="360"/>
      </w:pPr>
    </w:lvl>
    <w:lvl w:ilvl="8" w:tplc="878A61EC">
      <w:start w:val="1"/>
      <w:numFmt w:val="lowerRoman"/>
      <w:lvlText w:val="%9."/>
      <w:lvlJc w:val="right"/>
      <w:pPr>
        <w:ind w:left="6480" w:hanging="180"/>
      </w:pPr>
    </w:lvl>
  </w:abstractNum>
  <w:abstractNum w:abstractNumId="17" w15:restartNumberingAfterBreak="0">
    <w:nsid w:val="56B19347"/>
    <w:multiLevelType w:val="hybridMultilevel"/>
    <w:tmpl w:val="36664B2C"/>
    <w:lvl w:ilvl="0" w:tplc="3A30B1FC">
      <w:start w:val="3"/>
      <w:numFmt w:val="decimal"/>
      <w:lvlText w:val="%1.1"/>
      <w:lvlJc w:val="left"/>
      <w:pPr>
        <w:ind w:left="720" w:hanging="360"/>
      </w:pPr>
    </w:lvl>
    <w:lvl w:ilvl="1" w:tplc="96F8507C">
      <w:start w:val="1"/>
      <w:numFmt w:val="decimal"/>
      <w:lvlText w:val="%2.1"/>
      <w:lvlJc w:val="left"/>
      <w:pPr>
        <w:ind w:left="1440" w:hanging="360"/>
      </w:pPr>
    </w:lvl>
    <w:lvl w:ilvl="2" w:tplc="118A3BB8">
      <w:start w:val="1"/>
      <w:numFmt w:val="lowerRoman"/>
      <w:lvlText w:val="%3."/>
      <w:lvlJc w:val="right"/>
      <w:pPr>
        <w:ind w:left="2160" w:hanging="180"/>
      </w:pPr>
    </w:lvl>
    <w:lvl w:ilvl="3" w:tplc="6A04A01A">
      <w:start w:val="1"/>
      <w:numFmt w:val="decimal"/>
      <w:lvlText w:val="%4."/>
      <w:lvlJc w:val="left"/>
      <w:pPr>
        <w:ind w:left="2880" w:hanging="360"/>
      </w:pPr>
    </w:lvl>
    <w:lvl w:ilvl="4" w:tplc="8D64ADC4">
      <w:start w:val="1"/>
      <w:numFmt w:val="lowerLetter"/>
      <w:lvlText w:val="%5."/>
      <w:lvlJc w:val="left"/>
      <w:pPr>
        <w:ind w:left="3600" w:hanging="360"/>
      </w:pPr>
    </w:lvl>
    <w:lvl w:ilvl="5" w:tplc="DEF6383A">
      <w:start w:val="1"/>
      <w:numFmt w:val="lowerRoman"/>
      <w:lvlText w:val="%6."/>
      <w:lvlJc w:val="right"/>
      <w:pPr>
        <w:ind w:left="4320" w:hanging="180"/>
      </w:pPr>
    </w:lvl>
    <w:lvl w:ilvl="6" w:tplc="68202352">
      <w:start w:val="1"/>
      <w:numFmt w:val="decimal"/>
      <w:lvlText w:val="%7."/>
      <w:lvlJc w:val="left"/>
      <w:pPr>
        <w:ind w:left="5040" w:hanging="360"/>
      </w:pPr>
    </w:lvl>
    <w:lvl w:ilvl="7" w:tplc="44B2BA48">
      <w:start w:val="1"/>
      <w:numFmt w:val="lowerLetter"/>
      <w:lvlText w:val="%8."/>
      <w:lvlJc w:val="left"/>
      <w:pPr>
        <w:ind w:left="5760" w:hanging="360"/>
      </w:pPr>
    </w:lvl>
    <w:lvl w:ilvl="8" w:tplc="DD72EE66">
      <w:start w:val="1"/>
      <w:numFmt w:val="lowerRoman"/>
      <w:lvlText w:val="%9."/>
      <w:lvlJc w:val="right"/>
      <w:pPr>
        <w:ind w:left="6480" w:hanging="180"/>
      </w:pPr>
    </w:lvl>
  </w:abstractNum>
  <w:abstractNum w:abstractNumId="18" w15:restartNumberingAfterBreak="0">
    <w:nsid w:val="5CBE38E2"/>
    <w:multiLevelType w:val="hybridMultilevel"/>
    <w:tmpl w:val="03A64BF2"/>
    <w:lvl w:ilvl="0" w:tplc="A3D6CD4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961605"/>
    <w:multiLevelType w:val="hybridMultilevel"/>
    <w:tmpl w:val="B84E044A"/>
    <w:lvl w:ilvl="0" w:tplc="F552E57C">
      <w:start w:val="1"/>
      <w:numFmt w:val="decimal"/>
      <w:lvlText w:val="•"/>
      <w:lvlJc w:val="left"/>
      <w:pPr>
        <w:ind w:left="720" w:hanging="360"/>
      </w:pPr>
    </w:lvl>
    <w:lvl w:ilvl="1" w:tplc="71B23440">
      <w:start w:val="1"/>
      <w:numFmt w:val="lowerLetter"/>
      <w:lvlText w:val="%2."/>
      <w:lvlJc w:val="left"/>
      <w:pPr>
        <w:ind w:left="1440" w:hanging="360"/>
      </w:pPr>
    </w:lvl>
    <w:lvl w:ilvl="2" w:tplc="EAA69E92">
      <w:start w:val="1"/>
      <w:numFmt w:val="lowerRoman"/>
      <w:lvlText w:val="%3."/>
      <w:lvlJc w:val="right"/>
      <w:pPr>
        <w:ind w:left="2160" w:hanging="180"/>
      </w:pPr>
    </w:lvl>
    <w:lvl w:ilvl="3" w:tplc="DE9215A8">
      <w:start w:val="1"/>
      <w:numFmt w:val="decimal"/>
      <w:lvlText w:val="%4."/>
      <w:lvlJc w:val="left"/>
      <w:pPr>
        <w:ind w:left="2880" w:hanging="360"/>
      </w:pPr>
    </w:lvl>
    <w:lvl w:ilvl="4" w:tplc="29447BCA">
      <w:start w:val="1"/>
      <w:numFmt w:val="lowerLetter"/>
      <w:lvlText w:val="%5."/>
      <w:lvlJc w:val="left"/>
      <w:pPr>
        <w:ind w:left="3600" w:hanging="360"/>
      </w:pPr>
    </w:lvl>
    <w:lvl w:ilvl="5" w:tplc="942AA8E0">
      <w:start w:val="1"/>
      <w:numFmt w:val="lowerRoman"/>
      <w:lvlText w:val="%6."/>
      <w:lvlJc w:val="right"/>
      <w:pPr>
        <w:ind w:left="4320" w:hanging="180"/>
      </w:pPr>
    </w:lvl>
    <w:lvl w:ilvl="6" w:tplc="22C099D6">
      <w:start w:val="1"/>
      <w:numFmt w:val="decimal"/>
      <w:lvlText w:val="%7."/>
      <w:lvlJc w:val="left"/>
      <w:pPr>
        <w:ind w:left="5040" w:hanging="360"/>
      </w:pPr>
    </w:lvl>
    <w:lvl w:ilvl="7" w:tplc="12800ECA">
      <w:start w:val="1"/>
      <w:numFmt w:val="lowerLetter"/>
      <w:lvlText w:val="%8."/>
      <w:lvlJc w:val="left"/>
      <w:pPr>
        <w:ind w:left="5760" w:hanging="360"/>
      </w:pPr>
    </w:lvl>
    <w:lvl w:ilvl="8" w:tplc="B810C21A">
      <w:start w:val="1"/>
      <w:numFmt w:val="lowerRoman"/>
      <w:lvlText w:val="%9."/>
      <w:lvlJc w:val="right"/>
      <w:pPr>
        <w:ind w:left="6480" w:hanging="180"/>
      </w:pPr>
    </w:lvl>
  </w:abstractNum>
  <w:abstractNum w:abstractNumId="20" w15:restartNumberingAfterBreak="0">
    <w:nsid w:val="6B3537FB"/>
    <w:multiLevelType w:val="hybridMultilevel"/>
    <w:tmpl w:val="F9001DB6"/>
    <w:lvl w:ilvl="0" w:tplc="2A64BB6E">
      <w:start w:val="5"/>
      <w:numFmt w:val="decimal"/>
      <w:lvlText w:val="%1."/>
      <w:lvlJc w:val="left"/>
      <w:pPr>
        <w:ind w:left="720" w:hanging="360"/>
      </w:pPr>
    </w:lvl>
    <w:lvl w:ilvl="1" w:tplc="25C67240">
      <w:start w:val="1"/>
      <w:numFmt w:val="lowerLetter"/>
      <w:lvlText w:val="%2."/>
      <w:lvlJc w:val="left"/>
      <w:pPr>
        <w:ind w:left="1440" w:hanging="360"/>
      </w:pPr>
    </w:lvl>
    <w:lvl w:ilvl="2" w:tplc="91BA05FE">
      <w:start w:val="1"/>
      <w:numFmt w:val="lowerRoman"/>
      <w:lvlText w:val="%3."/>
      <w:lvlJc w:val="right"/>
      <w:pPr>
        <w:ind w:left="2160" w:hanging="180"/>
      </w:pPr>
    </w:lvl>
    <w:lvl w:ilvl="3" w:tplc="2D36C12E">
      <w:start w:val="1"/>
      <w:numFmt w:val="decimal"/>
      <w:lvlText w:val="%4."/>
      <w:lvlJc w:val="left"/>
      <w:pPr>
        <w:ind w:left="2880" w:hanging="360"/>
      </w:pPr>
    </w:lvl>
    <w:lvl w:ilvl="4" w:tplc="8D043F66">
      <w:start w:val="1"/>
      <w:numFmt w:val="lowerLetter"/>
      <w:lvlText w:val="%5."/>
      <w:lvlJc w:val="left"/>
      <w:pPr>
        <w:ind w:left="3600" w:hanging="360"/>
      </w:pPr>
    </w:lvl>
    <w:lvl w:ilvl="5" w:tplc="791A78D6">
      <w:start w:val="1"/>
      <w:numFmt w:val="lowerRoman"/>
      <w:lvlText w:val="%6."/>
      <w:lvlJc w:val="right"/>
      <w:pPr>
        <w:ind w:left="4320" w:hanging="180"/>
      </w:pPr>
    </w:lvl>
    <w:lvl w:ilvl="6" w:tplc="4AC0FC42">
      <w:start w:val="1"/>
      <w:numFmt w:val="decimal"/>
      <w:lvlText w:val="%7."/>
      <w:lvlJc w:val="left"/>
      <w:pPr>
        <w:ind w:left="5040" w:hanging="360"/>
      </w:pPr>
    </w:lvl>
    <w:lvl w:ilvl="7" w:tplc="1BC0FC18">
      <w:start w:val="1"/>
      <w:numFmt w:val="lowerLetter"/>
      <w:lvlText w:val="%8."/>
      <w:lvlJc w:val="left"/>
      <w:pPr>
        <w:ind w:left="5760" w:hanging="360"/>
      </w:pPr>
    </w:lvl>
    <w:lvl w:ilvl="8" w:tplc="C92E7A78">
      <w:start w:val="1"/>
      <w:numFmt w:val="lowerRoman"/>
      <w:lvlText w:val="%9."/>
      <w:lvlJc w:val="right"/>
      <w:pPr>
        <w:ind w:left="6480" w:hanging="180"/>
      </w:pPr>
    </w:lvl>
  </w:abstractNum>
  <w:num w:numId="1" w16cid:durableId="639308319">
    <w:abstractNumId w:val="17"/>
  </w:num>
  <w:num w:numId="2" w16cid:durableId="773326203">
    <w:abstractNumId w:val="13"/>
  </w:num>
  <w:num w:numId="3" w16cid:durableId="233970783">
    <w:abstractNumId w:val="16"/>
  </w:num>
  <w:num w:numId="4" w16cid:durableId="1957248423">
    <w:abstractNumId w:val="8"/>
  </w:num>
  <w:num w:numId="5" w16cid:durableId="104888541">
    <w:abstractNumId w:val="6"/>
  </w:num>
  <w:num w:numId="6" w16cid:durableId="530266844">
    <w:abstractNumId w:val="9"/>
  </w:num>
  <w:num w:numId="7" w16cid:durableId="435487070">
    <w:abstractNumId w:val="3"/>
  </w:num>
  <w:num w:numId="8" w16cid:durableId="472330274">
    <w:abstractNumId w:val="20"/>
  </w:num>
  <w:num w:numId="9" w16cid:durableId="1125927110">
    <w:abstractNumId w:val="19"/>
  </w:num>
  <w:num w:numId="10" w16cid:durableId="9646150">
    <w:abstractNumId w:val="0"/>
  </w:num>
  <w:num w:numId="11" w16cid:durableId="2064744018">
    <w:abstractNumId w:val="10"/>
  </w:num>
  <w:num w:numId="12" w16cid:durableId="1739786455">
    <w:abstractNumId w:val="15"/>
  </w:num>
  <w:num w:numId="13" w16cid:durableId="1206872512">
    <w:abstractNumId w:val="4"/>
  </w:num>
  <w:num w:numId="14" w16cid:durableId="10333379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51612436">
    <w:abstractNumId w:val="7"/>
  </w:num>
  <w:num w:numId="16" w16cid:durableId="9889457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55921709">
    <w:abstractNumId w:val="2"/>
    <w:lvlOverride w:ilvl="0">
      <w:startOverride w:val="1"/>
    </w:lvlOverride>
  </w:num>
  <w:num w:numId="18" w16cid:durableId="1432313550">
    <w:abstractNumId w:val="1"/>
  </w:num>
  <w:num w:numId="19" w16cid:durableId="1449281118">
    <w:abstractNumId w:val="14"/>
  </w:num>
  <w:num w:numId="20" w16cid:durableId="652222043">
    <w:abstractNumId w:val="12"/>
  </w:num>
  <w:num w:numId="21" w16cid:durableId="794255973">
    <w:abstractNumId w:val="11"/>
    <w:lvlOverride w:ilvl="0">
      <w:startOverride w:val="1"/>
    </w:lvlOverride>
  </w:num>
  <w:num w:numId="22" w16cid:durableId="775294356">
    <w:abstractNumId w:val="5"/>
  </w:num>
  <w:num w:numId="23" w16cid:durableId="640500982">
    <w:abstractNumId w:val="18"/>
  </w:num>
  <w:numIdMacAtCleanup w:val="1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99A"/>
    <w:rsid w:val="00003587"/>
    <w:rsid w:val="000043B9"/>
    <w:rsid w:val="00005A90"/>
    <w:rsid w:val="00006796"/>
    <w:rsid w:val="00010F57"/>
    <w:rsid w:val="00012158"/>
    <w:rsid w:val="000414C1"/>
    <w:rsid w:val="00082E2F"/>
    <w:rsid w:val="0008364F"/>
    <w:rsid w:val="000872C4"/>
    <w:rsid w:val="00091802"/>
    <w:rsid w:val="0009439F"/>
    <w:rsid w:val="000A6E25"/>
    <w:rsid w:val="000B30C2"/>
    <w:rsid w:val="000C324F"/>
    <w:rsid w:val="000C401E"/>
    <w:rsid w:val="000D2C81"/>
    <w:rsid w:val="000D3939"/>
    <w:rsid w:val="000D5AE0"/>
    <w:rsid w:val="000D6510"/>
    <w:rsid w:val="000E2012"/>
    <w:rsid w:val="000E499A"/>
    <w:rsid w:val="000E56B6"/>
    <w:rsid w:val="000E5830"/>
    <w:rsid w:val="000F6FC9"/>
    <w:rsid w:val="00124FCA"/>
    <w:rsid w:val="00126BA9"/>
    <w:rsid w:val="0014552A"/>
    <w:rsid w:val="00151E6A"/>
    <w:rsid w:val="0015267F"/>
    <w:rsid w:val="001609F6"/>
    <w:rsid w:val="0017280D"/>
    <w:rsid w:val="00175EE6"/>
    <w:rsid w:val="0018548B"/>
    <w:rsid w:val="001975D0"/>
    <w:rsid w:val="001A6C71"/>
    <w:rsid w:val="001B02A3"/>
    <w:rsid w:val="001B2DFB"/>
    <w:rsid w:val="001B7432"/>
    <w:rsid w:val="001D0198"/>
    <w:rsid w:val="001D0CD7"/>
    <w:rsid w:val="001D7AC8"/>
    <w:rsid w:val="00204826"/>
    <w:rsid w:val="00205B58"/>
    <w:rsid w:val="002101B5"/>
    <w:rsid w:val="00217423"/>
    <w:rsid w:val="00217F0D"/>
    <w:rsid w:val="00222F05"/>
    <w:rsid w:val="00225742"/>
    <w:rsid w:val="00231688"/>
    <w:rsid w:val="002348DD"/>
    <w:rsid w:val="00234985"/>
    <w:rsid w:val="00247ADF"/>
    <w:rsid w:val="002525A5"/>
    <w:rsid w:val="00253163"/>
    <w:rsid w:val="00256CE9"/>
    <w:rsid w:val="00257D4D"/>
    <w:rsid w:val="00260BB6"/>
    <w:rsid w:val="002618EE"/>
    <w:rsid w:val="002745A1"/>
    <w:rsid w:val="00276589"/>
    <w:rsid w:val="00277B66"/>
    <w:rsid w:val="0028355B"/>
    <w:rsid w:val="0028468E"/>
    <w:rsid w:val="00284B62"/>
    <w:rsid w:val="002972A5"/>
    <w:rsid w:val="002A4F38"/>
    <w:rsid w:val="002B48CA"/>
    <w:rsid w:val="002B6C0C"/>
    <w:rsid w:val="002C584B"/>
    <w:rsid w:val="002C685B"/>
    <w:rsid w:val="002D2FC8"/>
    <w:rsid w:val="002D6967"/>
    <w:rsid w:val="002E106E"/>
    <w:rsid w:val="002E1084"/>
    <w:rsid w:val="002E3E14"/>
    <w:rsid w:val="002F4CE3"/>
    <w:rsid w:val="002F7861"/>
    <w:rsid w:val="00300A44"/>
    <w:rsid w:val="00303EAE"/>
    <w:rsid w:val="00304DB1"/>
    <w:rsid w:val="00307CBB"/>
    <w:rsid w:val="00310261"/>
    <w:rsid w:val="003214A3"/>
    <w:rsid w:val="0033093C"/>
    <w:rsid w:val="00331B9B"/>
    <w:rsid w:val="0033771D"/>
    <w:rsid w:val="00341C90"/>
    <w:rsid w:val="0035075F"/>
    <w:rsid w:val="00350781"/>
    <w:rsid w:val="00354DB7"/>
    <w:rsid w:val="00363CF1"/>
    <w:rsid w:val="003674D3"/>
    <w:rsid w:val="00373F3D"/>
    <w:rsid w:val="003753A6"/>
    <w:rsid w:val="00381A6F"/>
    <w:rsid w:val="00391D17"/>
    <w:rsid w:val="00393198"/>
    <w:rsid w:val="00394ABF"/>
    <w:rsid w:val="003B3A8F"/>
    <w:rsid w:val="003C7889"/>
    <w:rsid w:val="003D3058"/>
    <w:rsid w:val="003D50EB"/>
    <w:rsid w:val="003E1192"/>
    <w:rsid w:val="003E7C0F"/>
    <w:rsid w:val="003F35BD"/>
    <w:rsid w:val="003F3897"/>
    <w:rsid w:val="003F71BD"/>
    <w:rsid w:val="00403C64"/>
    <w:rsid w:val="00405A40"/>
    <w:rsid w:val="00406FBB"/>
    <w:rsid w:val="00407EC1"/>
    <w:rsid w:val="00413CDB"/>
    <w:rsid w:val="0041506C"/>
    <w:rsid w:val="00433AD3"/>
    <w:rsid w:val="004428EB"/>
    <w:rsid w:val="00446A87"/>
    <w:rsid w:val="00452578"/>
    <w:rsid w:val="004665D4"/>
    <w:rsid w:val="00474244"/>
    <w:rsid w:val="00481EE9"/>
    <w:rsid w:val="00485557"/>
    <w:rsid w:val="004A0838"/>
    <w:rsid w:val="004B045B"/>
    <w:rsid w:val="004B7486"/>
    <w:rsid w:val="004C208F"/>
    <w:rsid w:val="004C507B"/>
    <w:rsid w:val="004D1C7F"/>
    <w:rsid w:val="004F415F"/>
    <w:rsid w:val="005010B6"/>
    <w:rsid w:val="005013D4"/>
    <w:rsid w:val="0050229C"/>
    <w:rsid w:val="00512684"/>
    <w:rsid w:val="005245C3"/>
    <w:rsid w:val="005279F1"/>
    <w:rsid w:val="00541E7D"/>
    <w:rsid w:val="00542C75"/>
    <w:rsid w:val="0054352F"/>
    <w:rsid w:val="00557D53"/>
    <w:rsid w:val="0057691C"/>
    <w:rsid w:val="00577D66"/>
    <w:rsid w:val="00584CAA"/>
    <w:rsid w:val="00586F19"/>
    <w:rsid w:val="00587375"/>
    <w:rsid w:val="0059077F"/>
    <w:rsid w:val="00595C0F"/>
    <w:rsid w:val="00596872"/>
    <w:rsid w:val="005A15B4"/>
    <w:rsid w:val="005A235B"/>
    <w:rsid w:val="005B0EC8"/>
    <w:rsid w:val="005C49CE"/>
    <w:rsid w:val="005C719A"/>
    <w:rsid w:val="005D7D3C"/>
    <w:rsid w:val="005E02D5"/>
    <w:rsid w:val="005F247A"/>
    <w:rsid w:val="005F262B"/>
    <w:rsid w:val="005F6DFD"/>
    <w:rsid w:val="0061471B"/>
    <w:rsid w:val="006246FC"/>
    <w:rsid w:val="006328A7"/>
    <w:rsid w:val="0064116B"/>
    <w:rsid w:val="00643510"/>
    <w:rsid w:val="006441E4"/>
    <w:rsid w:val="00652FD0"/>
    <w:rsid w:val="00653E9B"/>
    <w:rsid w:val="0065625E"/>
    <w:rsid w:val="00662995"/>
    <w:rsid w:val="00676697"/>
    <w:rsid w:val="00686F8D"/>
    <w:rsid w:val="006A4EE2"/>
    <w:rsid w:val="006A65D0"/>
    <w:rsid w:val="006B3D79"/>
    <w:rsid w:val="006D26D4"/>
    <w:rsid w:val="006D4883"/>
    <w:rsid w:val="006D6C0E"/>
    <w:rsid w:val="006D7254"/>
    <w:rsid w:val="006D7DC9"/>
    <w:rsid w:val="006E0043"/>
    <w:rsid w:val="006E1C81"/>
    <w:rsid w:val="006F452D"/>
    <w:rsid w:val="007002C2"/>
    <w:rsid w:val="00710512"/>
    <w:rsid w:val="007126A6"/>
    <w:rsid w:val="007223A3"/>
    <w:rsid w:val="007246F8"/>
    <w:rsid w:val="007321A6"/>
    <w:rsid w:val="00733282"/>
    <w:rsid w:val="00735997"/>
    <w:rsid w:val="0074353E"/>
    <w:rsid w:val="00744B5F"/>
    <w:rsid w:val="00752DC1"/>
    <w:rsid w:val="0075481B"/>
    <w:rsid w:val="00754EED"/>
    <w:rsid w:val="00761E1B"/>
    <w:rsid w:val="007674A7"/>
    <w:rsid w:val="00767EEF"/>
    <w:rsid w:val="00774684"/>
    <w:rsid w:val="00780CFF"/>
    <w:rsid w:val="007839DC"/>
    <w:rsid w:val="007C70C4"/>
    <w:rsid w:val="007D2774"/>
    <w:rsid w:val="007D774D"/>
    <w:rsid w:val="007E2BC1"/>
    <w:rsid w:val="00800833"/>
    <w:rsid w:val="008057A4"/>
    <w:rsid w:val="00820DA8"/>
    <w:rsid w:val="00826B53"/>
    <w:rsid w:val="00827ABA"/>
    <w:rsid w:val="0083704C"/>
    <w:rsid w:val="00844EF9"/>
    <w:rsid w:val="00847317"/>
    <w:rsid w:val="008539A1"/>
    <w:rsid w:val="00856DAF"/>
    <w:rsid w:val="00872637"/>
    <w:rsid w:val="00881BF1"/>
    <w:rsid w:val="00891117"/>
    <w:rsid w:val="008A1DD5"/>
    <w:rsid w:val="008A4E44"/>
    <w:rsid w:val="008B78AC"/>
    <w:rsid w:val="008C1614"/>
    <w:rsid w:val="008C6699"/>
    <w:rsid w:val="008D19A3"/>
    <w:rsid w:val="008D46D0"/>
    <w:rsid w:val="008E25BA"/>
    <w:rsid w:val="008E3F8A"/>
    <w:rsid w:val="008F3BF7"/>
    <w:rsid w:val="008F4B49"/>
    <w:rsid w:val="008F4FCF"/>
    <w:rsid w:val="00901D18"/>
    <w:rsid w:val="00911634"/>
    <w:rsid w:val="0091289E"/>
    <w:rsid w:val="00915026"/>
    <w:rsid w:val="00936AA4"/>
    <w:rsid w:val="00937294"/>
    <w:rsid w:val="00940D7B"/>
    <w:rsid w:val="00942832"/>
    <w:rsid w:val="009455A0"/>
    <w:rsid w:val="00947591"/>
    <w:rsid w:val="009538DA"/>
    <w:rsid w:val="0095799E"/>
    <w:rsid w:val="00957CF5"/>
    <w:rsid w:val="009653EB"/>
    <w:rsid w:val="009671B2"/>
    <w:rsid w:val="009730F3"/>
    <w:rsid w:val="0097781E"/>
    <w:rsid w:val="00985E5F"/>
    <w:rsid w:val="009A3E6F"/>
    <w:rsid w:val="009A41B9"/>
    <w:rsid w:val="009B5603"/>
    <w:rsid w:val="009B791A"/>
    <w:rsid w:val="009C39E7"/>
    <w:rsid w:val="009C59E2"/>
    <w:rsid w:val="009C5AEF"/>
    <w:rsid w:val="009C65DB"/>
    <w:rsid w:val="009C7584"/>
    <w:rsid w:val="009D7C73"/>
    <w:rsid w:val="009E4493"/>
    <w:rsid w:val="009E5BE2"/>
    <w:rsid w:val="009E6D35"/>
    <w:rsid w:val="009F50C2"/>
    <w:rsid w:val="009F530B"/>
    <w:rsid w:val="009F7CBA"/>
    <w:rsid w:val="00A03CCD"/>
    <w:rsid w:val="00A220DA"/>
    <w:rsid w:val="00A253C9"/>
    <w:rsid w:val="00A274F9"/>
    <w:rsid w:val="00A33502"/>
    <w:rsid w:val="00A36137"/>
    <w:rsid w:val="00A473B1"/>
    <w:rsid w:val="00A4774E"/>
    <w:rsid w:val="00A51F43"/>
    <w:rsid w:val="00A5368B"/>
    <w:rsid w:val="00A579C5"/>
    <w:rsid w:val="00A6061D"/>
    <w:rsid w:val="00A70B58"/>
    <w:rsid w:val="00A829C0"/>
    <w:rsid w:val="00A92265"/>
    <w:rsid w:val="00A978BF"/>
    <w:rsid w:val="00AB655E"/>
    <w:rsid w:val="00AC525E"/>
    <w:rsid w:val="00AC574C"/>
    <w:rsid w:val="00AC75DC"/>
    <w:rsid w:val="00AD3CDE"/>
    <w:rsid w:val="00AD6B7C"/>
    <w:rsid w:val="00AE2127"/>
    <w:rsid w:val="00B01AE1"/>
    <w:rsid w:val="00B04E1A"/>
    <w:rsid w:val="00B05C25"/>
    <w:rsid w:val="00B0780F"/>
    <w:rsid w:val="00B10FF3"/>
    <w:rsid w:val="00B20C26"/>
    <w:rsid w:val="00B250DD"/>
    <w:rsid w:val="00B314E9"/>
    <w:rsid w:val="00B337EC"/>
    <w:rsid w:val="00B33858"/>
    <w:rsid w:val="00B33AB7"/>
    <w:rsid w:val="00B45D76"/>
    <w:rsid w:val="00B527CE"/>
    <w:rsid w:val="00B5300E"/>
    <w:rsid w:val="00B53ADA"/>
    <w:rsid w:val="00B5603E"/>
    <w:rsid w:val="00B769AE"/>
    <w:rsid w:val="00B80A2B"/>
    <w:rsid w:val="00B825C0"/>
    <w:rsid w:val="00B82ABB"/>
    <w:rsid w:val="00B875F8"/>
    <w:rsid w:val="00B93512"/>
    <w:rsid w:val="00B960DE"/>
    <w:rsid w:val="00B9616E"/>
    <w:rsid w:val="00BA1F55"/>
    <w:rsid w:val="00BA41D7"/>
    <w:rsid w:val="00BA67D4"/>
    <w:rsid w:val="00BB4EA6"/>
    <w:rsid w:val="00BC2BD1"/>
    <w:rsid w:val="00BD37CF"/>
    <w:rsid w:val="00BD4671"/>
    <w:rsid w:val="00BDDFF8"/>
    <w:rsid w:val="00BE2F24"/>
    <w:rsid w:val="00BF0397"/>
    <w:rsid w:val="00BF44D7"/>
    <w:rsid w:val="00C04A9D"/>
    <w:rsid w:val="00C07B0D"/>
    <w:rsid w:val="00C10D0A"/>
    <w:rsid w:val="00C12AF7"/>
    <w:rsid w:val="00C15305"/>
    <w:rsid w:val="00C1553D"/>
    <w:rsid w:val="00C3081D"/>
    <w:rsid w:val="00C30A00"/>
    <w:rsid w:val="00C54CCA"/>
    <w:rsid w:val="00C63485"/>
    <w:rsid w:val="00C647E2"/>
    <w:rsid w:val="00C655AC"/>
    <w:rsid w:val="00C725AF"/>
    <w:rsid w:val="00C72D8A"/>
    <w:rsid w:val="00C80438"/>
    <w:rsid w:val="00C80C32"/>
    <w:rsid w:val="00C92434"/>
    <w:rsid w:val="00CA38CF"/>
    <w:rsid w:val="00CA3FFD"/>
    <w:rsid w:val="00CB2575"/>
    <w:rsid w:val="00CB5B12"/>
    <w:rsid w:val="00CB6137"/>
    <w:rsid w:val="00CC01A2"/>
    <w:rsid w:val="00CD753A"/>
    <w:rsid w:val="00CE2FCF"/>
    <w:rsid w:val="00CF4D79"/>
    <w:rsid w:val="00D00B03"/>
    <w:rsid w:val="00D14878"/>
    <w:rsid w:val="00D17B4B"/>
    <w:rsid w:val="00D221EA"/>
    <w:rsid w:val="00D222AD"/>
    <w:rsid w:val="00D242B3"/>
    <w:rsid w:val="00D25C06"/>
    <w:rsid w:val="00D311A6"/>
    <w:rsid w:val="00D34223"/>
    <w:rsid w:val="00D4083F"/>
    <w:rsid w:val="00D50F1C"/>
    <w:rsid w:val="00D521CE"/>
    <w:rsid w:val="00D54D47"/>
    <w:rsid w:val="00D6494D"/>
    <w:rsid w:val="00D83335"/>
    <w:rsid w:val="00D87454"/>
    <w:rsid w:val="00D91069"/>
    <w:rsid w:val="00D9620A"/>
    <w:rsid w:val="00D966B3"/>
    <w:rsid w:val="00D97857"/>
    <w:rsid w:val="00DB6066"/>
    <w:rsid w:val="00DC0668"/>
    <w:rsid w:val="00DC0BCE"/>
    <w:rsid w:val="00DC5294"/>
    <w:rsid w:val="00DE2167"/>
    <w:rsid w:val="00DE3389"/>
    <w:rsid w:val="00DE3D43"/>
    <w:rsid w:val="00DF2E94"/>
    <w:rsid w:val="00DF5BA5"/>
    <w:rsid w:val="00E07DA3"/>
    <w:rsid w:val="00E1300C"/>
    <w:rsid w:val="00E30986"/>
    <w:rsid w:val="00E3458D"/>
    <w:rsid w:val="00E357AC"/>
    <w:rsid w:val="00E36552"/>
    <w:rsid w:val="00E444D1"/>
    <w:rsid w:val="00E46017"/>
    <w:rsid w:val="00E514D8"/>
    <w:rsid w:val="00E53C6F"/>
    <w:rsid w:val="00E54F6F"/>
    <w:rsid w:val="00E6536C"/>
    <w:rsid w:val="00E66939"/>
    <w:rsid w:val="00E7371F"/>
    <w:rsid w:val="00E74E48"/>
    <w:rsid w:val="00E77CDC"/>
    <w:rsid w:val="00E823A7"/>
    <w:rsid w:val="00E8536E"/>
    <w:rsid w:val="00E87BC7"/>
    <w:rsid w:val="00E91B89"/>
    <w:rsid w:val="00EA3C48"/>
    <w:rsid w:val="00EA4235"/>
    <w:rsid w:val="00EA6520"/>
    <w:rsid w:val="00EB5491"/>
    <w:rsid w:val="00EB6D80"/>
    <w:rsid w:val="00EC44E3"/>
    <w:rsid w:val="00EC5A78"/>
    <w:rsid w:val="00ED0658"/>
    <w:rsid w:val="00ED0D02"/>
    <w:rsid w:val="00ED5638"/>
    <w:rsid w:val="00EE01A2"/>
    <w:rsid w:val="00EE06C1"/>
    <w:rsid w:val="00F01CB8"/>
    <w:rsid w:val="00F12336"/>
    <w:rsid w:val="00F13B91"/>
    <w:rsid w:val="00F202FE"/>
    <w:rsid w:val="00F30B55"/>
    <w:rsid w:val="00F504E6"/>
    <w:rsid w:val="00F52A3E"/>
    <w:rsid w:val="00F62A10"/>
    <w:rsid w:val="00F64432"/>
    <w:rsid w:val="00F7300F"/>
    <w:rsid w:val="00F852E4"/>
    <w:rsid w:val="00F90ACA"/>
    <w:rsid w:val="00FA7007"/>
    <w:rsid w:val="00FB2739"/>
    <w:rsid w:val="00FC084D"/>
    <w:rsid w:val="00FC0BF2"/>
    <w:rsid w:val="00FC423C"/>
    <w:rsid w:val="00FC4A79"/>
    <w:rsid w:val="00FD4F0F"/>
    <w:rsid w:val="00FE118F"/>
    <w:rsid w:val="00FE11D0"/>
    <w:rsid w:val="00FE29E3"/>
    <w:rsid w:val="00FF0D1F"/>
    <w:rsid w:val="00FF1BF5"/>
    <w:rsid w:val="0125714C"/>
    <w:rsid w:val="0161F238"/>
    <w:rsid w:val="02B28D33"/>
    <w:rsid w:val="053CEE27"/>
    <w:rsid w:val="07CC5FDB"/>
    <w:rsid w:val="08CD956A"/>
    <w:rsid w:val="0901C6EC"/>
    <w:rsid w:val="098F2783"/>
    <w:rsid w:val="0AC1A236"/>
    <w:rsid w:val="0E6F8980"/>
    <w:rsid w:val="10578A37"/>
    <w:rsid w:val="1111E453"/>
    <w:rsid w:val="1112E102"/>
    <w:rsid w:val="11B11597"/>
    <w:rsid w:val="11CB8133"/>
    <w:rsid w:val="123FB5B8"/>
    <w:rsid w:val="13ED27EC"/>
    <w:rsid w:val="1574CE77"/>
    <w:rsid w:val="15CEA8DF"/>
    <w:rsid w:val="1686AC21"/>
    <w:rsid w:val="1832259B"/>
    <w:rsid w:val="196F8146"/>
    <w:rsid w:val="1BA71EB1"/>
    <w:rsid w:val="1BEDE2CE"/>
    <w:rsid w:val="1D47B6DF"/>
    <w:rsid w:val="1ED1E8D3"/>
    <w:rsid w:val="1F179AD7"/>
    <w:rsid w:val="20C24BFF"/>
    <w:rsid w:val="2119E166"/>
    <w:rsid w:val="22660C08"/>
    <w:rsid w:val="23640B2F"/>
    <w:rsid w:val="25810EBF"/>
    <w:rsid w:val="2643BD22"/>
    <w:rsid w:val="27991176"/>
    <w:rsid w:val="2DAF3701"/>
    <w:rsid w:val="2EBCE219"/>
    <w:rsid w:val="2EDB55F7"/>
    <w:rsid w:val="308E856E"/>
    <w:rsid w:val="31478F3D"/>
    <w:rsid w:val="321FC8F3"/>
    <w:rsid w:val="323B1FB4"/>
    <w:rsid w:val="337BB84A"/>
    <w:rsid w:val="3434AFDA"/>
    <w:rsid w:val="351E423D"/>
    <w:rsid w:val="35A5E215"/>
    <w:rsid w:val="3752F813"/>
    <w:rsid w:val="3819EAEB"/>
    <w:rsid w:val="38B1FDCE"/>
    <w:rsid w:val="3BA38F99"/>
    <w:rsid w:val="3BDD2660"/>
    <w:rsid w:val="3C2CD629"/>
    <w:rsid w:val="3CDDECB7"/>
    <w:rsid w:val="3D0293A5"/>
    <w:rsid w:val="402EF6DD"/>
    <w:rsid w:val="410D023D"/>
    <w:rsid w:val="41C0542E"/>
    <w:rsid w:val="43E6465A"/>
    <w:rsid w:val="459EF4BD"/>
    <w:rsid w:val="460A6DE7"/>
    <w:rsid w:val="467EC8E3"/>
    <w:rsid w:val="46F60FE0"/>
    <w:rsid w:val="481A4272"/>
    <w:rsid w:val="496C563B"/>
    <w:rsid w:val="4A42C623"/>
    <w:rsid w:val="4F26538A"/>
    <w:rsid w:val="4FD0E140"/>
    <w:rsid w:val="50C1AB69"/>
    <w:rsid w:val="517E98C2"/>
    <w:rsid w:val="52644823"/>
    <w:rsid w:val="57718E6C"/>
    <w:rsid w:val="58519C6F"/>
    <w:rsid w:val="58D7B5FF"/>
    <w:rsid w:val="5906C302"/>
    <w:rsid w:val="5DB3F6C0"/>
    <w:rsid w:val="5FCEFBE1"/>
    <w:rsid w:val="61C0E5DE"/>
    <w:rsid w:val="6228B911"/>
    <w:rsid w:val="637452C5"/>
    <w:rsid w:val="63FC1D9D"/>
    <w:rsid w:val="6489F075"/>
    <w:rsid w:val="65D4A2F3"/>
    <w:rsid w:val="676C8F90"/>
    <w:rsid w:val="68F72D00"/>
    <w:rsid w:val="6A94A047"/>
    <w:rsid w:val="6ADD68E7"/>
    <w:rsid w:val="6D7FA93F"/>
    <w:rsid w:val="6F15AF5B"/>
    <w:rsid w:val="730164D5"/>
    <w:rsid w:val="73BCF9DB"/>
    <w:rsid w:val="73CB69CC"/>
    <w:rsid w:val="7446B730"/>
    <w:rsid w:val="756245F3"/>
    <w:rsid w:val="7765CE2C"/>
    <w:rsid w:val="7817C2D8"/>
    <w:rsid w:val="7D30CD65"/>
    <w:rsid w:val="7EEB6052"/>
    <w:rsid w:val="7FA09481"/>
    <w:rsid w:val="7FB248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0A2E7"/>
  <w15:docId w15:val="{D53636D9-CA38-418D-9754-C8E15D3B77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pageBreakBefore/>
      <w:pBdr>
        <w:top w:val="nil"/>
        <w:left w:val="nil"/>
        <w:bottom w:val="nil"/>
        <w:right w:val="nil"/>
        <w:between w:val="nil"/>
      </w:pBdr>
      <w:spacing w:before="120" w:after="180"/>
      <w:ind w:left="432" w:hanging="432"/>
      <w:outlineLvl w:val="0"/>
    </w:pPr>
    <w:rPr>
      <w:rFonts w:ascii="Roboto" w:hAnsi="Roboto" w:eastAsia="Roboto" w:cs="Roboto"/>
      <w:b/>
      <w:color w:val="000000"/>
      <w:sz w:val="24"/>
      <w:szCs w:val="24"/>
    </w:rPr>
  </w:style>
  <w:style w:type="paragraph" w:styleId="Heading2">
    <w:name w:val="heading 2"/>
    <w:basedOn w:val="Normal"/>
    <w:next w:val="Normal"/>
    <w:uiPriority w:val="9"/>
    <w:unhideWhenUsed/>
    <w:qFormat/>
    <w:pPr>
      <w:keepNext/>
      <w:pBdr>
        <w:top w:val="nil"/>
        <w:left w:val="nil"/>
        <w:bottom w:val="nil"/>
        <w:right w:val="nil"/>
        <w:between w:val="nil"/>
      </w:pBdr>
      <w:spacing w:before="360" w:after="120"/>
      <w:ind w:left="576" w:hanging="576"/>
      <w:outlineLvl w:val="1"/>
    </w:pPr>
    <w:rPr>
      <w:rFonts w:ascii="Roboto" w:hAnsi="Roboto" w:eastAsia="Roboto" w:cs="Roboto"/>
      <w:b/>
      <w:color w:val="000000"/>
    </w:rPr>
  </w:style>
  <w:style w:type="paragraph" w:styleId="Heading3">
    <w:name w:val="heading 3"/>
    <w:basedOn w:val="Normal"/>
    <w:next w:val="Normal"/>
    <w:link w:val="Heading3Char"/>
    <w:uiPriority w:val="9"/>
    <w:unhideWhenUsed/>
    <w:qFormat/>
    <w:pPr>
      <w:keepNext/>
      <w:pBdr>
        <w:top w:val="nil"/>
        <w:left w:val="nil"/>
        <w:bottom w:val="nil"/>
        <w:right w:val="nil"/>
        <w:between w:val="nil"/>
      </w:pBdr>
      <w:spacing w:before="240" w:after="120"/>
      <w:ind w:left="1440" w:hanging="720"/>
      <w:outlineLvl w:val="2"/>
    </w:pPr>
    <w:rPr>
      <w:b/>
      <w:color w:val="000000"/>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180" w:after="120"/>
      <w:ind w:left="2124" w:hanging="864"/>
      <w:outlineLvl w:val="3"/>
    </w:pPr>
    <w:rPr>
      <w:b/>
      <w:i/>
      <w:color w:val="000000"/>
    </w:rPr>
  </w:style>
  <w:style w:type="paragraph" w:styleId="Heading5">
    <w:name w:val="heading 5"/>
    <w:basedOn w:val="Normal"/>
    <w:next w:val="Normal"/>
    <w:uiPriority w:val="9"/>
    <w:semiHidden/>
    <w:unhideWhenUsed/>
    <w:qFormat/>
    <w:pPr>
      <w:keepNext/>
      <w:spacing w:before="180"/>
      <w:ind w:left="1008" w:hanging="1008"/>
      <w:outlineLvl w:val="4"/>
    </w:pPr>
    <w:rPr>
      <w:i/>
    </w:rPr>
  </w:style>
  <w:style w:type="paragraph" w:styleId="Heading6">
    <w:name w:val="heading 6"/>
    <w:basedOn w:val="Normal"/>
    <w:next w:val="Normal"/>
    <w:uiPriority w:val="9"/>
    <w:semiHidden/>
    <w:unhideWhenUsed/>
    <w:qFormat/>
    <w:pPr>
      <w:ind w:left="1152" w:hanging="1152"/>
      <w:outlineLvl w:val="5"/>
    </w:pPr>
    <w:rPr>
      <w:i/>
    </w:rPr>
  </w:style>
  <w:style w:type="paragraph" w:styleId="Heading7">
    <w:name w:val="heading 7"/>
    <w:basedOn w:val="Normal"/>
    <w:next w:val="Normal"/>
    <w:qFormat/>
    <w:rsid w:val="00726958"/>
    <w:pPr>
      <w:numPr>
        <w:ilvl w:val="6"/>
        <w:numId w:val="13"/>
      </w:numPr>
      <w:outlineLvl w:val="6"/>
    </w:pPr>
    <w:rPr>
      <w:rFonts w:ascii="Times New Roman" w:hAnsi="Times New Roman"/>
      <w:i/>
    </w:rPr>
  </w:style>
  <w:style w:type="paragraph" w:styleId="Heading8">
    <w:name w:val="heading 8"/>
    <w:basedOn w:val="Normal"/>
    <w:next w:val="Normal"/>
    <w:qFormat/>
    <w:rsid w:val="00726958"/>
    <w:pPr>
      <w:numPr>
        <w:ilvl w:val="7"/>
        <w:numId w:val="13"/>
      </w:numPr>
      <w:outlineLvl w:val="7"/>
    </w:pPr>
    <w:rPr>
      <w:rFonts w:ascii="Times New Roman" w:hAnsi="Times New Roman"/>
      <w:i/>
    </w:rPr>
  </w:style>
  <w:style w:type="paragraph" w:styleId="Heading9">
    <w:name w:val="heading 9"/>
    <w:basedOn w:val="Normal"/>
    <w:next w:val="Normal"/>
    <w:qFormat/>
    <w:rsid w:val="00726958"/>
    <w:pPr>
      <w:numPr>
        <w:ilvl w:val="8"/>
        <w:numId w:val="13"/>
      </w:numPr>
      <w:outlineLvl w:val="8"/>
    </w:pPr>
    <w:rPr>
      <w:rFonts w:ascii="Times New Roman" w:hAnsi="Times New Roman"/>
      <w:i/>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copybold" w:customStyle="1">
    <w:name w:val="Body copy bold"/>
    <w:autoRedefine/>
    <w:rsid w:val="00A41C4A"/>
    <w:pPr>
      <w:spacing w:after="120" w:line="240" w:lineRule="exact"/>
    </w:pPr>
    <w:rPr>
      <w:rFonts w:eastAsia="Times"/>
      <w:b/>
      <w:color w:val="000000"/>
      <w:lang w:val="en-GB"/>
    </w:rPr>
  </w:style>
  <w:style w:type="paragraph" w:styleId="Footer">
    <w:name w:val="footer"/>
    <w:basedOn w:val="Normal"/>
    <w:link w:val="FooterChar"/>
    <w:uiPriority w:val="99"/>
    <w:rsid w:val="00A70DB8"/>
    <w:pPr>
      <w:tabs>
        <w:tab w:val="center" w:pos="4680"/>
        <w:tab w:val="right" w:pos="9360"/>
      </w:tabs>
    </w:pPr>
    <w:rPr>
      <w:snapToGrid w:val="0"/>
      <w:sz w:val="16"/>
    </w:rPr>
  </w:style>
  <w:style w:type="character" w:styleId="Hyperlink">
    <w:name w:val="Hyperlink"/>
    <w:basedOn w:val="DefaultParagraphFont"/>
    <w:uiPriority w:val="99"/>
    <w:rsid w:val="00B42FE0"/>
    <w:rPr>
      <w:rFonts w:ascii="Arial" w:hAnsi="Arial"/>
      <w:b/>
      <w:color w:val="002776"/>
      <w:sz w:val="20"/>
      <w:u w:val="none"/>
    </w:rPr>
  </w:style>
  <w:style w:type="paragraph" w:styleId="Bullet2" w:customStyle="1">
    <w:name w:val="Bullet 2"/>
    <w:basedOn w:val="ListBullet2"/>
    <w:autoRedefine/>
    <w:qFormat/>
    <w:rsid w:val="00E757EE"/>
    <w:pPr>
      <w:numPr>
        <w:numId w:val="14"/>
      </w:numPr>
      <w:spacing w:after="60"/>
    </w:pPr>
    <w:rPr>
      <w:sz w:val="20"/>
    </w:rPr>
  </w:style>
  <w:style w:type="paragraph" w:styleId="Bullet1" w:customStyle="1">
    <w:name w:val="Bullet 1"/>
    <w:basedOn w:val="ListBullet"/>
    <w:autoRedefine/>
    <w:qFormat/>
    <w:rsid w:val="00E757EE"/>
    <w:pPr>
      <w:spacing w:after="60"/>
    </w:pPr>
  </w:style>
  <w:style w:type="paragraph" w:styleId="TOC1">
    <w:name w:val="toc 1"/>
    <w:basedOn w:val="Normal"/>
    <w:next w:val="Normal"/>
    <w:autoRedefine/>
    <w:uiPriority w:val="39"/>
    <w:rsid w:val="0036790B"/>
    <w:pPr>
      <w:tabs>
        <w:tab w:val="left" w:pos="360"/>
        <w:tab w:val="right" w:leader="dot" w:pos="9360"/>
        <w:tab w:val="right" w:pos="10080"/>
      </w:tabs>
      <w:spacing w:before="120"/>
    </w:pPr>
    <w:rPr>
      <w:b/>
    </w:rPr>
  </w:style>
  <w:style w:type="paragraph" w:styleId="TOC2">
    <w:name w:val="toc 2"/>
    <w:basedOn w:val="Normal"/>
    <w:next w:val="Normal"/>
    <w:autoRedefine/>
    <w:uiPriority w:val="39"/>
    <w:rsid w:val="0036790B"/>
    <w:pPr>
      <w:tabs>
        <w:tab w:val="left" w:pos="360"/>
        <w:tab w:val="left" w:pos="800"/>
        <w:tab w:val="right" w:leader="dot" w:pos="9360"/>
      </w:tabs>
      <w:ind w:left="360"/>
    </w:pPr>
    <w:rPr>
      <w:noProof/>
    </w:rPr>
  </w:style>
  <w:style w:type="paragraph" w:styleId="TOC3">
    <w:name w:val="toc 3"/>
    <w:basedOn w:val="Normal"/>
    <w:next w:val="Normal"/>
    <w:autoRedefine/>
    <w:uiPriority w:val="39"/>
    <w:rsid w:val="00B273A1"/>
    <w:pPr>
      <w:tabs>
        <w:tab w:val="left" w:pos="1325"/>
        <w:tab w:val="right" w:leader="dot" w:pos="9360"/>
      </w:tabs>
      <w:ind w:left="763"/>
    </w:pPr>
  </w:style>
  <w:style w:type="paragraph" w:styleId="TOC4">
    <w:name w:val="toc 4"/>
    <w:basedOn w:val="Normal"/>
    <w:next w:val="Normal"/>
    <w:uiPriority w:val="39"/>
    <w:rsid w:val="003F14D8"/>
    <w:pPr>
      <w:tabs>
        <w:tab w:val="left" w:pos="2088"/>
        <w:tab w:val="right" w:leader="dot" w:pos="9360"/>
      </w:tabs>
      <w:ind w:left="1325"/>
    </w:pPr>
    <w:rPr>
      <w:sz w:val="18"/>
    </w:rPr>
  </w:style>
  <w:style w:type="paragraph" w:styleId="TOC5">
    <w:name w:val="toc 5"/>
    <w:basedOn w:val="Normal"/>
    <w:next w:val="Normal"/>
    <w:semiHidden/>
    <w:rsid w:val="00176BE9"/>
    <w:pPr>
      <w:ind w:left="800"/>
    </w:pPr>
    <w:rPr>
      <w:sz w:val="18"/>
    </w:rPr>
  </w:style>
  <w:style w:type="paragraph" w:styleId="TOC6">
    <w:name w:val="toc 6"/>
    <w:basedOn w:val="Normal"/>
    <w:next w:val="Normal"/>
    <w:semiHidden/>
    <w:rsid w:val="00176BE9"/>
    <w:pPr>
      <w:ind w:left="1000"/>
    </w:pPr>
    <w:rPr>
      <w:sz w:val="18"/>
    </w:rPr>
  </w:style>
  <w:style w:type="paragraph" w:styleId="TOC7">
    <w:name w:val="toc 7"/>
    <w:basedOn w:val="Normal"/>
    <w:next w:val="Normal"/>
    <w:semiHidden/>
    <w:rsid w:val="00176BE9"/>
    <w:pPr>
      <w:ind w:left="1200"/>
    </w:pPr>
    <w:rPr>
      <w:sz w:val="18"/>
    </w:rPr>
  </w:style>
  <w:style w:type="paragraph" w:styleId="TOC8">
    <w:name w:val="toc 8"/>
    <w:basedOn w:val="Normal"/>
    <w:next w:val="Normal"/>
    <w:semiHidden/>
    <w:rsid w:val="00176BE9"/>
    <w:pPr>
      <w:ind w:left="1400"/>
    </w:pPr>
    <w:rPr>
      <w:sz w:val="18"/>
    </w:rPr>
  </w:style>
  <w:style w:type="paragraph" w:styleId="TOC9">
    <w:name w:val="toc 9"/>
    <w:basedOn w:val="Normal"/>
    <w:next w:val="Normal"/>
    <w:semiHidden/>
    <w:rsid w:val="00176BE9"/>
    <w:pPr>
      <w:ind w:left="1600"/>
    </w:pPr>
    <w:rPr>
      <w:sz w:val="18"/>
    </w:rPr>
  </w:style>
  <w:style w:type="paragraph" w:styleId="Table" w:customStyle="1">
    <w:name w:val="Table"/>
    <w:basedOn w:val="Normal"/>
    <w:semiHidden/>
    <w:rsid w:val="00176BE9"/>
    <w:pPr>
      <w:framePr w:hSpace="187" w:wrap="around" w:hAnchor="text" w:vAnchor="text" w:y="1"/>
    </w:pPr>
    <w:rPr>
      <w:rFonts w:ascii="Times New Roman" w:hAnsi="Times New Roman"/>
    </w:rPr>
  </w:style>
  <w:style w:type="paragraph" w:styleId="DocumentControlInformation" w:customStyle="1">
    <w:name w:val="Document Control Information"/>
    <w:autoRedefine/>
    <w:rsid w:val="00125C8B"/>
    <w:pPr>
      <w:pageBreakBefore/>
      <w:spacing w:after="240"/>
    </w:pPr>
    <w:rPr>
      <w:b/>
      <w:color w:val="002776"/>
      <w:sz w:val="24"/>
      <w:szCs w:val="24"/>
    </w:rPr>
  </w:style>
  <w:style w:type="paragraph" w:styleId="Tabletext" w:customStyle="1">
    <w:name w:val="Tabletext"/>
    <w:basedOn w:val="Normal"/>
    <w:autoRedefine/>
    <w:qFormat/>
    <w:rsid w:val="00D07D9C"/>
    <w:pPr>
      <w:spacing w:before="40" w:after="40"/>
    </w:pPr>
    <w:rPr>
      <w:color w:val="0000FF"/>
    </w:rPr>
  </w:style>
  <w:style w:type="paragraph" w:styleId="StyleTitleLeft281" w:customStyle="1">
    <w:name w:val="Style Title + Left:  2.81&quot;"/>
    <w:basedOn w:val="Normal"/>
    <w:semiHidden/>
    <w:rsid w:val="0010050A"/>
    <w:pPr>
      <w:ind w:left="4050"/>
    </w:pPr>
    <w:rPr>
      <w:rFonts w:ascii="Garamond 3" w:hAnsi="Garamond 3"/>
      <w:bCs/>
      <w:sz w:val="48"/>
    </w:rPr>
  </w:style>
  <w:style w:type="paragraph" w:styleId="FooterLandscape" w:customStyle="1">
    <w:name w:val="FooterLandscape"/>
    <w:basedOn w:val="Footer"/>
    <w:semiHidden/>
    <w:rsid w:val="00176BE9"/>
    <w:pPr>
      <w:tabs>
        <w:tab w:val="clear" w:pos="4680"/>
        <w:tab w:val="clear" w:pos="9360"/>
        <w:tab w:val="center" w:pos="6480"/>
        <w:tab w:val="right" w:pos="12960"/>
      </w:tabs>
    </w:pPr>
  </w:style>
  <w:style w:type="paragraph" w:styleId="Bullet3" w:customStyle="1">
    <w:name w:val="Bullet 3"/>
    <w:basedOn w:val="Bullet2"/>
    <w:rsid w:val="003F14D8"/>
    <w:pPr>
      <w:numPr>
        <w:numId w:val="0"/>
      </w:numPr>
      <w:tabs>
        <w:tab w:val="num" w:pos="720"/>
      </w:tabs>
      <w:ind w:left="1080" w:hanging="720"/>
    </w:pPr>
  </w:style>
  <w:style w:type="paragraph" w:styleId="Tablehead1" w:customStyle="1">
    <w:name w:val="Tablehead1"/>
    <w:basedOn w:val="Normal"/>
    <w:qFormat/>
    <w:rsid w:val="00352F65"/>
    <w:pPr>
      <w:keepNext/>
      <w:spacing w:before="60" w:after="60"/>
      <w:jc w:val="center"/>
    </w:pPr>
    <w:rPr>
      <w:rFonts w:ascii="Arial Bold" w:hAnsi="Arial Bold"/>
      <w:b/>
      <w:bCs/>
      <w:color w:val="FFFFFF"/>
      <w:sz w:val="18"/>
    </w:rPr>
  </w:style>
  <w:style w:type="numbering" w:styleId="111111">
    <w:name w:val="Outline List 2"/>
    <w:basedOn w:val="NoList"/>
    <w:semiHidden/>
    <w:rsid w:val="00176BE9"/>
  </w:style>
  <w:style w:type="numbering" w:styleId="1ai">
    <w:name w:val="Outline List 1"/>
    <w:basedOn w:val="NoList"/>
    <w:semiHidden/>
    <w:rsid w:val="00176BE9"/>
  </w:style>
  <w:style w:type="numbering" w:styleId="ArticleSection">
    <w:name w:val="Outline List 3"/>
    <w:basedOn w:val="NoList"/>
    <w:semiHidden/>
    <w:rsid w:val="00176BE9"/>
  </w:style>
  <w:style w:type="character" w:styleId="BodyTextIndentChar" w:customStyle="1">
    <w:name w:val="Body Text Indent Char"/>
    <w:basedOn w:val="DefaultParagraphFont"/>
    <w:link w:val="BodyTextIndent"/>
    <w:semiHidden/>
    <w:rsid w:val="00FC6AF0"/>
    <w:rPr>
      <w:rFonts w:ascii="Arial" w:hAnsi="Arial"/>
    </w:rPr>
  </w:style>
  <w:style w:type="paragraph" w:styleId="BodyTextIndent">
    <w:name w:val="Body Text Indent"/>
    <w:basedOn w:val="Normal"/>
    <w:link w:val="BodyTextIndentChar"/>
    <w:semiHidden/>
    <w:rsid w:val="00176BE9"/>
    <w:pPr>
      <w:spacing w:after="120"/>
      <w:ind w:left="360"/>
    </w:pPr>
  </w:style>
  <w:style w:type="paragraph" w:styleId="TOC" w:customStyle="1">
    <w:name w:val="TOC"/>
    <w:autoRedefine/>
    <w:rsid w:val="00ED58A2"/>
    <w:pPr>
      <w:spacing w:after="240"/>
    </w:pPr>
    <w:rPr>
      <w:rFonts w:ascii="Roboto" w:hAnsi="Roboto" w:cstheme="minorHAnsi"/>
      <w:b/>
      <w:sz w:val="24"/>
      <w:szCs w:val="24"/>
    </w:rPr>
  </w:style>
  <w:style w:type="paragraph" w:styleId="Closing">
    <w:name w:val="Closing"/>
    <w:basedOn w:val="Normal"/>
    <w:semiHidden/>
    <w:rsid w:val="00176BE9"/>
    <w:pPr>
      <w:ind w:left="4320"/>
    </w:pPr>
  </w:style>
  <w:style w:type="paragraph" w:styleId="Date">
    <w:name w:val="Date"/>
    <w:basedOn w:val="Normal"/>
    <w:next w:val="Normal"/>
    <w:semiHidden/>
    <w:rsid w:val="00176BE9"/>
  </w:style>
  <w:style w:type="paragraph" w:styleId="E-mailSignature">
    <w:name w:val="E-mail Signature"/>
    <w:basedOn w:val="Normal"/>
    <w:semiHidden/>
    <w:rsid w:val="00176BE9"/>
  </w:style>
  <w:style w:type="paragraph" w:styleId="EnvelopeAddress">
    <w:name w:val="envelope address"/>
    <w:basedOn w:val="Normal"/>
    <w:semiHidden/>
    <w:rsid w:val="00176BE9"/>
    <w:pPr>
      <w:framePr w:w="7920" w:h="1980" w:hSpace="180" w:wrap="auto" w:hAnchor="page" w:xAlign="center" w:yAlign="bottom" w:hRule="exact"/>
      <w:ind w:left="2880"/>
    </w:pPr>
    <w:rPr>
      <w:sz w:val="24"/>
      <w:szCs w:val="24"/>
    </w:rPr>
  </w:style>
  <w:style w:type="paragraph" w:styleId="EnvelopeReturn">
    <w:name w:val="envelope return"/>
    <w:basedOn w:val="Normal"/>
    <w:semiHidden/>
    <w:rsid w:val="00176BE9"/>
  </w:style>
  <w:style w:type="character" w:styleId="FollowedHyperlink">
    <w:name w:val="FollowedHyperlink"/>
    <w:basedOn w:val="DefaultParagraphFont"/>
    <w:semiHidden/>
    <w:rsid w:val="00176BE9"/>
    <w:rPr>
      <w:color w:val="800080"/>
      <w:u w:val="single"/>
    </w:rPr>
  </w:style>
  <w:style w:type="character" w:styleId="HTMLAcronym">
    <w:name w:val="HTML Acronym"/>
    <w:basedOn w:val="DefaultParagraphFont"/>
    <w:semiHidden/>
    <w:rsid w:val="00176BE9"/>
  </w:style>
  <w:style w:type="paragraph" w:styleId="HTMLAddress">
    <w:name w:val="HTML Address"/>
    <w:basedOn w:val="Normal"/>
    <w:semiHidden/>
    <w:rsid w:val="00176BE9"/>
    <w:rPr>
      <w:i/>
      <w:iCs/>
    </w:rPr>
  </w:style>
  <w:style w:type="character" w:styleId="HTMLCite">
    <w:name w:val="HTML Cite"/>
    <w:basedOn w:val="DefaultParagraphFont"/>
    <w:semiHidden/>
    <w:rsid w:val="00176BE9"/>
    <w:rPr>
      <w:i/>
      <w:iCs/>
    </w:rPr>
  </w:style>
  <w:style w:type="character" w:styleId="HTMLCode">
    <w:name w:val="HTML Code"/>
    <w:basedOn w:val="DefaultParagraphFont"/>
    <w:semiHidden/>
    <w:rsid w:val="00176BE9"/>
    <w:rPr>
      <w:rFonts w:ascii="Courier New" w:hAnsi="Courier New" w:cs="Courier New"/>
      <w:sz w:val="20"/>
      <w:szCs w:val="20"/>
    </w:rPr>
  </w:style>
  <w:style w:type="character" w:styleId="HTMLDefinition">
    <w:name w:val="HTML Definition"/>
    <w:basedOn w:val="DefaultParagraphFont"/>
    <w:semiHidden/>
    <w:rsid w:val="00176BE9"/>
    <w:rPr>
      <w:i/>
      <w:iCs/>
    </w:rPr>
  </w:style>
  <w:style w:type="character" w:styleId="HTMLKeyboard">
    <w:name w:val="HTML Keyboard"/>
    <w:basedOn w:val="DefaultParagraphFont"/>
    <w:semiHidden/>
    <w:rsid w:val="00176BE9"/>
    <w:rPr>
      <w:rFonts w:ascii="Courier New" w:hAnsi="Courier New" w:cs="Courier New"/>
      <w:sz w:val="20"/>
      <w:szCs w:val="20"/>
    </w:rPr>
  </w:style>
  <w:style w:type="paragraph" w:styleId="HTMLPreformatted">
    <w:name w:val="HTML Preformatted"/>
    <w:basedOn w:val="Normal"/>
    <w:semiHidden/>
    <w:rsid w:val="00176BE9"/>
    <w:rPr>
      <w:rFonts w:ascii="Courier New" w:hAnsi="Courier New" w:cs="Courier New"/>
    </w:rPr>
  </w:style>
  <w:style w:type="character" w:styleId="HTMLSample">
    <w:name w:val="HTML Sample"/>
    <w:basedOn w:val="DefaultParagraphFont"/>
    <w:semiHidden/>
    <w:rsid w:val="00176BE9"/>
    <w:rPr>
      <w:rFonts w:ascii="Courier New" w:hAnsi="Courier New" w:cs="Courier New"/>
    </w:rPr>
  </w:style>
  <w:style w:type="character" w:styleId="HTMLTypewriter">
    <w:name w:val="HTML Typewriter"/>
    <w:basedOn w:val="DefaultParagraphFont"/>
    <w:semiHidden/>
    <w:rsid w:val="00176BE9"/>
    <w:rPr>
      <w:rFonts w:ascii="Courier New" w:hAnsi="Courier New" w:cs="Courier New"/>
      <w:sz w:val="20"/>
      <w:szCs w:val="20"/>
    </w:rPr>
  </w:style>
  <w:style w:type="character" w:styleId="HTMLVariable">
    <w:name w:val="HTML Variable"/>
    <w:basedOn w:val="DefaultParagraphFont"/>
    <w:semiHidden/>
    <w:rsid w:val="00176BE9"/>
    <w:rPr>
      <w:i/>
      <w:iCs/>
    </w:rPr>
  </w:style>
  <w:style w:type="character" w:styleId="LineNumber">
    <w:name w:val="line number"/>
    <w:basedOn w:val="DefaultParagraphFont"/>
    <w:semiHidden/>
    <w:rsid w:val="00176BE9"/>
  </w:style>
  <w:style w:type="paragraph" w:styleId="List">
    <w:name w:val="List"/>
    <w:basedOn w:val="Bodycopy"/>
    <w:autoRedefine/>
    <w:semiHidden/>
    <w:qFormat/>
    <w:rsid w:val="00BB2DF1"/>
    <w:pPr>
      <w:tabs>
        <w:tab w:val="num" w:pos="720"/>
      </w:tabs>
      <w:spacing w:after="0"/>
      <w:ind w:left="720" w:hanging="720"/>
    </w:pPr>
  </w:style>
  <w:style w:type="paragraph" w:styleId="List2">
    <w:name w:val="List 2"/>
    <w:basedOn w:val="Bodycopy"/>
    <w:autoRedefine/>
    <w:semiHidden/>
    <w:qFormat/>
    <w:rsid w:val="00E33D7E"/>
    <w:pPr>
      <w:tabs>
        <w:tab w:val="num" w:pos="720"/>
      </w:tabs>
      <w:spacing w:after="0"/>
      <w:ind w:left="720" w:hanging="720"/>
    </w:pPr>
  </w:style>
  <w:style w:type="paragraph" w:styleId="List3">
    <w:name w:val="List 3"/>
    <w:basedOn w:val="Normal"/>
    <w:semiHidden/>
    <w:rsid w:val="00176BE9"/>
    <w:pPr>
      <w:ind w:left="1080" w:hanging="360"/>
    </w:pPr>
  </w:style>
  <w:style w:type="paragraph" w:styleId="List4">
    <w:name w:val="List 4"/>
    <w:basedOn w:val="Normal"/>
    <w:semiHidden/>
    <w:rsid w:val="00176BE9"/>
    <w:pPr>
      <w:ind w:left="1440" w:hanging="360"/>
    </w:pPr>
  </w:style>
  <w:style w:type="paragraph" w:styleId="List5">
    <w:name w:val="List 5"/>
    <w:basedOn w:val="Normal"/>
    <w:semiHidden/>
    <w:rsid w:val="00176BE9"/>
    <w:pPr>
      <w:ind w:left="1800" w:hanging="360"/>
    </w:pPr>
  </w:style>
  <w:style w:type="paragraph" w:styleId="ListBullet">
    <w:name w:val="List Bullet"/>
    <w:basedOn w:val="Bodycopy"/>
    <w:autoRedefine/>
    <w:semiHidden/>
    <w:rsid w:val="007A548C"/>
    <w:pPr>
      <w:tabs>
        <w:tab w:val="num" w:pos="720"/>
      </w:tabs>
      <w:spacing w:after="0"/>
      <w:ind w:left="720" w:hanging="720"/>
    </w:pPr>
  </w:style>
  <w:style w:type="paragraph" w:styleId="ListBullet2">
    <w:name w:val="List Bullet 2"/>
    <w:basedOn w:val="Bodycopy"/>
    <w:autoRedefine/>
    <w:semiHidden/>
    <w:rsid w:val="007350B6"/>
    <w:pPr>
      <w:tabs>
        <w:tab w:val="num" w:pos="720"/>
      </w:tabs>
      <w:spacing w:after="0"/>
      <w:ind w:left="720" w:hanging="720"/>
    </w:pPr>
    <w:rPr>
      <w:bCs/>
      <w:sz w:val="18"/>
      <w:szCs w:val="18"/>
    </w:rPr>
  </w:style>
  <w:style w:type="paragraph" w:styleId="ListBullet3">
    <w:name w:val="List Bullet 3"/>
    <w:basedOn w:val="Normal"/>
    <w:autoRedefine/>
    <w:semiHidden/>
    <w:rsid w:val="00176BE9"/>
    <w:pPr>
      <w:tabs>
        <w:tab w:val="num" w:pos="720"/>
      </w:tabs>
      <w:ind w:left="720" w:hanging="720"/>
    </w:pPr>
  </w:style>
  <w:style w:type="paragraph" w:styleId="ListBullet4">
    <w:name w:val="List Bullet 4"/>
    <w:basedOn w:val="Normal"/>
    <w:autoRedefine/>
    <w:semiHidden/>
    <w:rsid w:val="00176BE9"/>
    <w:pPr>
      <w:tabs>
        <w:tab w:val="num" w:pos="720"/>
      </w:tabs>
      <w:ind w:left="720" w:hanging="720"/>
    </w:pPr>
  </w:style>
  <w:style w:type="paragraph" w:styleId="ListBullet5">
    <w:name w:val="List Bullet 5"/>
    <w:basedOn w:val="Normal"/>
    <w:autoRedefine/>
    <w:semiHidden/>
    <w:rsid w:val="00176BE9"/>
    <w:pPr>
      <w:tabs>
        <w:tab w:val="num" w:pos="720"/>
      </w:tabs>
      <w:ind w:left="720" w:hanging="720"/>
    </w:pPr>
  </w:style>
  <w:style w:type="paragraph" w:styleId="ListContinue">
    <w:name w:val="List Continue"/>
    <w:basedOn w:val="Normal"/>
    <w:semiHidden/>
    <w:rsid w:val="00176BE9"/>
    <w:pPr>
      <w:spacing w:after="120"/>
      <w:ind w:left="360"/>
    </w:pPr>
  </w:style>
  <w:style w:type="paragraph" w:styleId="ListContinue2">
    <w:name w:val="List Continue 2"/>
    <w:basedOn w:val="Normal"/>
    <w:semiHidden/>
    <w:rsid w:val="00176BE9"/>
    <w:pPr>
      <w:spacing w:after="120"/>
      <w:ind w:left="720"/>
    </w:pPr>
  </w:style>
  <w:style w:type="paragraph" w:styleId="ListContinue3">
    <w:name w:val="List Continue 3"/>
    <w:basedOn w:val="Normal"/>
    <w:semiHidden/>
    <w:rsid w:val="00176BE9"/>
    <w:pPr>
      <w:spacing w:after="120"/>
      <w:ind w:left="1080"/>
    </w:pPr>
  </w:style>
  <w:style w:type="paragraph" w:styleId="ListContinue4">
    <w:name w:val="List Continue 4"/>
    <w:basedOn w:val="Normal"/>
    <w:semiHidden/>
    <w:rsid w:val="00176BE9"/>
    <w:pPr>
      <w:spacing w:after="120"/>
      <w:ind w:left="1440"/>
    </w:pPr>
  </w:style>
  <w:style w:type="paragraph" w:styleId="ListContinue5">
    <w:name w:val="List Continue 5"/>
    <w:basedOn w:val="Normal"/>
    <w:semiHidden/>
    <w:rsid w:val="00176BE9"/>
    <w:pPr>
      <w:spacing w:after="120"/>
      <w:ind w:left="1800"/>
    </w:pPr>
  </w:style>
  <w:style w:type="paragraph" w:styleId="ListNumber">
    <w:name w:val="List Number"/>
    <w:basedOn w:val="Normal"/>
    <w:link w:val="ListNumberChar"/>
    <w:qFormat/>
    <w:rsid w:val="00A61555"/>
    <w:pPr>
      <w:tabs>
        <w:tab w:val="num" w:pos="720"/>
      </w:tabs>
      <w:spacing w:after="60"/>
      <w:ind w:left="720" w:hanging="720"/>
    </w:pPr>
  </w:style>
  <w:style w:type="paragraph" w:styleId="ListNumber2">
    <w:name w:val="List Number 2"/>
    <w:basedOn w:val="Normal"/>
    <w:qFormat/>
    <w:rsid w:val="00800EEB"/>
    <w:pPr>
      <w:tabs>
        <w:tab w:val="num" w:pos="720"/>
      </w:tabs>
      <w:spacing w:after="60"/>
      <w:ind w:left="720" w:hanging="720"/>
    </w:pPr>
  </w:style>
  <w:style w:type="paragraph" w:styleId="ListNumber3">
    <w:name w:val="List Number 3"/>
    <w:basedOn w:val="Normal"/>
    <w:semiHidden/>
    <w:rsid w:val="00176BE9"/>
    <w:pPr>
      <w:tabs>
        <w:tab w:val="num" w:pos="720"/>
      </w:tabs>
      <w:ind w:left="720" w:hanging="720"/>
    </w:pPr>
  </w:style>
  <w:style w:type="paragraph" w:styleId="ListNumber4">
    <w:name w:val="List Number 4"/>
    <w:basedOn w:val="Normal"/>
    <w:semiHidden/>
    <w:rsid w:val="00176BE9"/>
    <w:pPr>
      <w:tabs>
        <w:tab w:val="num" w:pos="720"/>
      </w:tabs>
      <w:ind w:left="720" w:hanging="720"/>
    </w:pPr>
  </w:style>
  <w:style w:type="paragraph" w:styleId="ListNumber5">
    <w:name w:val="List Number 5"/>
    <w:basedOn w:val="Normal"/>
    <w:semiHidden/>
    <w:rsid w:val="00176BE9"/>
    <w:pPr>
      <w:tabs>
        <w:tab w:val="num" w:pos="720"/>
      </w:tabs>
      <w:ind w:left="720" w:hanging="720"/>
    </w:pPr>
  </w:style>
  <w:style w:type="paragraph" w:styleId="MessageHeader">
    <w:name w:val="Message Header"/>
    <w:basedOn w:val="Normal"/>
    <w:semiHidden/>
    <w:rsid w:val="00176BE9"/>
    <w:pPr>
      <w:pBdr>
        <w:top w:val="single" w:color="auto" w:sz="6" w:space="1"/>
        <w:left w:val="single" w:color="auto" w:sz="6" w:space="1"/>
        <w:bottom w:val="single" w:color="auto" w:sz="6" w:space="1"/>
        <w:right w:val="single" w:color="auto" w:sz="6" w:space="1"/>
      </w:pBdr>
      <w:shd w:val="pct20" w:color="auto" w:fill="auto"/>
      <w:ind w:left="1080" w:hanging="1080"/>
    </w:pPr>
    <w:rPr>
      <w:sz w:val="24"/>
      <w:szCs w:val="24"/>
    </w:rPr>
  </w:style>
  <w:style w:type="paragraph" w:styleId="NormalWeb">
    <w:name w:val="Normal (Web)"/>
    <w:basedOn w:val="Normal"/>
    <w:uiPriority w:val="99"/>
    <w:semiHidden/>
    <w:rsid w:val="00176BE9"/>
    <w:rPr>
      <w:rFonts w:ascii="Times New Roman" w:hAnsi="Times New Roman"/>
      <w:sz w:val="24"/>
      <w:szCs w:val="24"/>
    </w:rPr>
  </w:style>
  <w:style w:type="paragraph" w:styleId="NormalIndent">
    <w:name w:val="Normal Indent"/>
    <w:basedOn w:val="Normal"/>
    <w:uiPriority w:val="99"/>
    <w:rsid w:val="00176BE9"/>
    <w:pPr>
      <w:ind w:left="720"/>
    </w:pPr>
  </w:style>
  <w:style w:type="paragraph" w:styleId="NoteHeading">
    <w:name w:val="Note Heading"/>
    <w:basedOn w:val="Normal"/>
    <w:next w:val="Normal"/>
    <w:semiHidden/>
    <w:rsid w:val="00176BE9"/>
  </w:style>
  <w:style w:type="paragraph" w:styleId="PlainText">
    <w:name w:val="Plain Text"/>
    <w:basedOn w:val="Normal"/>
    <w:link w:val="PlainTextChar"/>
    <w:uiPriority w:val="99"/>
    <w:semiHidden/>
    <w:rsid w:val="00176BE9"/>
    <w:rPr>
      <w:rFonts w:ascii="Courier New" w:hAnsi="Courier New" w:cs="Courier New"/>
    </w:rPr>
  </w:style>
  <w:style w:type="paragraph" w:styleId="Salutation">
    <w:name w:val="Salutation"/>
    <w:basedOn w:val="Normal"/>
    <w:next w:val="Normal"/>
    <w:semiHidden/>
    <w:rsid w:val="00176BE9"/>
  </w:style>
  <w:style w:type="paragraph" w:styleId="Signature">
    <w:name w:val="Signature"/>
    <w:basedOn w:val="Normal"/>
    <w:semiHidden/>
    <w:rsid w:val="00176BE9"/>
    <w:pPr>
      <w:ind w:left="4320"/>
    </w:pPr>
  </w:style>
  <w:style w:type="table" w:styleId="Table3Deffects1">
    <w:name w:val="Table 3D effects 1"/>
    <w:basedOn w:val="TableNormal"/>
    <w:semiHidden/>
    <w:rsid w:val="00176BE9"/>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rsid w:val="00176BE9"/>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rsid w:val="00176BE9"/>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rsid w:val="00176BE9"/>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rsid w:val="00176BE9"/>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semiHidden/>
    <w:rsid w:val="00176BE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semiHidden/>
    <w:rsid w:val="00176BE9"/>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semiHidden/>
    <w:rsid w:val="00176BE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semiHidden/>
    <w:rsid w:val="00176BE9"/>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semiHidden/>
    <w:rsid w:val="00176BE9"/>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rsid w:val="00176BE9"/>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rsid w:val="00176BE9"/>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rsid w:val="00176BE9"/>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rsid w:val="00176BE9"/>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BE9"/>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76BE9"/>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rsid w:val="00176BE9"/>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
    <w:name w:val="Table Grid"/>
    <w:basedOn w:val="TableNormal"/>
    <w:uiPriority w:val="39"/>
    <w:rsid w:val="00176BE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semiHidden/>
    <w:rsid w:val="00176BE9"/>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semiHidden/>
    <w:rsid w:val="00176BE9"/>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rsid w:val="00176BE9"/>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rsid w:val="00176BE9"/>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semiHidden/>
    <w:rsid w:val="00176BE9"/>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rsid w:val="00176BE9"/>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rsid w:val="00176BE9"/>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rsid w:val="00176BE9"/>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List1">
    <w:name w:val="Table List 1"/>
    <w:basedOn w:val="TableNormal"/>
    <w:semiHidden/>
    <w:rsid w:val="00176BE9"/>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rsid w:val="00176BE9"/>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rsid w:val="00176BE9"/>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semiHidden/>
    <w:rsid w:val="00176BE9"/>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rsid w:val="00176BE9"/>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rsid w:val="00176BE9"/>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rsid w:val="00176BE9"/>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rsid w:val="00176BE9"/>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semiHidden/>
    <w:rsid w:val="00176BE9"/>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rsid w:val="00176BE9"/>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rsid w:val="00176BE9"/>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rsid w:val="00176BE9"/>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rsid w:val="00176BE9"/>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rsid w:val="00176BE9"/>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rsid w:val="00176BE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rsid w:val="00176BE9"/>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semiHidden/>
    <w:rsid w:val="00176BE9"/>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semiHidden/>
    <w:rsid w:val="00176BE9"/>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Bullet3Last" w:customStyle="1">
    <w:name w:val="Bullet 3 Last"/>
    <w:basedOn w:val="Bullet3"/>
    <w:rsid w:val="003F14D8"/>
    <w:pPr>
      <w:numPr>
        <w:numId w:val="10"/>
      </w:numPr>
      <w:spacing w:after="120"/>
    </w:pPr>
  </w:style>
  <w:style w:type="numbering" w:styleId="Style3" w:customStyle="1">
    <w:name w:val="Style3"/>
    <w:uiPriority w:val="99"/>
    <w:rsid w:val="008A21B2"/>
  </w:style>
  <w:style w:type="paragraph" w:styleId="ListNumberLast" w:customStyle="1">
    <w:name w:val="List Number Last"/>
    <w:basedOn w:val="ListNumber"/>
    <w:link w:val="ListNumberLastChar"/>
    <w:rsid w:val="00187FEC"/>
  </w:style>
  <w:style w:type="character" w:styleId="Heading1Char" w:customStyle="1">
    <w:name w:val="Heading 1 Char"/>
    <w:basedOn w:val="DefaultParagraphFont"/>
    <w:link w:val="Heading1"/>
    <w:rsid w:val="00636655"/>
    <w:rPr>
      <w:rFonts w:ascii="Roboto" w:hAnsi="Roboto" w:cstheme="minorHAnsi"/>
      <w:b/>
      <w:sz w:val="24"/>
      <w:szCs w:val="24"/>
    </w:rPr>
  </w:style>
  <w:style w:type="character" w:styleId="ListNumberChar" w:customStyle="1">
    <w:name w:val="List Number Char"/>
    <w:basedOn w:val="DefaultParagraphFont"/>
    <w:link w:val="ListNumber"/>
    <w:rsid w:val="00A61555"/>
  </w:style>
  <w:style w:type="character" w:styleId="ListNumberLastChar" w:customStyle="1">
    <w:name w:val="List Number Last Char"/>
    <w:basedOn w:val="ListNumberChar"/>
    <w:link w:val="ListNumberLast"/>
    <w:rsid w:val="00187FEC"/>
    <w:rPr>
      <w:rFonts w:ascii="Arial" w:hAnsi="Arial"/>
    </w:rPr>
  </w:style>
  <w:style w:type="paragraph" w:styleId="BalloonText">
    <w:name w:val="Balloon Text"/>
    <w:basedOn w:val="Normal"/>
    <w:link w:val="BalloonTextChar"/>
    <w:rsid w:val="0087668A"/>
    <w:rPr>
      <w:rFonts w:ascii="Tahoma" w:hAnsi="Tahoma" w:cs="Tahoma"/>
      <w:sz w:val="16"/>
      <w:szCs w:val="16"/>
    </w:rPr>
  </w:style>
  <w:style w:type="paragraph" w:styleId="numbullet1" w:customStyle="1">
    <w:name w:val="numbullet1"/>
    <w:basedOn w:val="Normal"/>
    <w:qFormat/>
    <w:rsid w:val="00E24955"/>
    <w:pPr>
      <w:tabs>
        <w:tab w:val="num" w:pos="720"/>
      </w:tabs>
      <w:spacing w:after="60"/>
      <w:ind w:left="720" w:hanging="720"/>
    </w:pPr>
    <w:rPr>
      <w:szCs w:val="16"/>
    </w:rPr>
  </w:style>
  <w:style w:type="paragraph" w:styleId="numbullet2" w:customStyle="1">
    <w:name w:val="numbullet2"/>
    <w:basedOn w:val="Normal"/>
    <w:rsid w:val="00E24955"/>
    <w:pPr>
      <w:tabs>
        <w:tab w:val="num" w:pos="720"/>
      </w:tabs>
      <w:spacing w:after="60"/>
      <w:ind w:left="1080" w:hanging="720"/>
    </w:pPr>
    <w:rPr>
      <w:szCs w:val="16"/>
    </w:rPr>
  </w:style>
  <w:style w:type="paragraph" w:styleId="numbullet3" w:customStyle="1">
    <w:name w:val="numbullet3"/>
    <w:basedOn w:val="Normal"/>
    <w:rsid w:val="000C7704"/>
    <w:pPr>
      <w:spacing w:after="60"/>
      <w:ind w:left="1440" w:hanging="360"/>
    </w:pPr>
    <w:rPr>
      <w:szCs w:val="16"/>
    </w:rPr>
  </w:style>
  <w:style w:type="paragraph" w:styleId="DocumentInformation" w:customStyle="1">
    <w:name w:val="Document Information"/>
    <w:link w:val="DocumentInformationChar"/>
    <w:autoRedefine/>
    <w:rsid w:val="00313719"/>
    <w:pPr>
      <w:spacing w:before="240" w:after="180"/>
    </w:pPr>
    <w:rPr>
      <w:b/>
      <w:color w:val="002776"/>
      <w:sz w:val="24"/>
      <w:szCs w:val="24"/>
    </w:rPr>
  </w:style>
  <w:style w:type="character" w:styleId="DocumentInformationChar" w:customStyle="1">
    <w:name w:val="Document Information Char"/>
    <w:basedOn w:val="DefaultParagraphFont"/>
    <w:link w:val="DocumentInformation"/>
    <w:rsid w:val="00313719"/>
    <w:rPr>
      <w:rFonts w:ascii="Arial" w:hAnsi="Arial" w:cs="Arial"/>
      <w:b/>
      <w:color w:val="002776"/>
      <w:sz w:val="24"/>
      <w:szCs w:val="24"/>
      <w:lang w:val="en-US" w:eastAsia="en-US" w:bidi="ar-SA"/>
    </w:rPr>
  </w:style>
  <w:style w:type="paragraph" w:styleId="Bodycopy" w:customStyle="1">
    <w:name w:val="Body copy"/>
    <w:link w:val="BodycopyChar"/>
    <w:qFormat/>
    <w:rsid w:val="00254965"/>
    <w:pPr>
      <w:spacing w:after="120"/>
    </w:pPr>
    <w:rPr>
      <w:rFonts w:eastAsia="Times"/>
      <w:color w:val="000000"/>
    </w:rPr>
  </w:style>
  <w:style w:type="character" w:styleId="BodycopyChar" w:customStyle="1">
    <w:name w:val="Body copy Char"/>
    <w:basedOn w:val="DefaultParagraphFont"/>
    <w:link w:val="Bodycopy"/>
    <w:rsid w:val="00254965"/>
    <w:rPr>
      <w:rFonts w:ascii="Arial" w:hAnsi="Arial" w:eastAsia="Times"/>
      <w:color w:val="000000"/>
      <w:lang w:val="en-US" w:eastAsia="en-US" w:bidi="ar-SA"/>
    </w:rPr>
  </w:style>
  <w:style w:type="character" w:styleId="FooterChar" w:customStyle="1">
    <w:name w:val="Footer Char"/>
    <w:basedOn w:val="DefaultParagraphFont"/>
    <w:link w:val="Footer"/>
    <w:uiPriority w:val="99"/>
    <w:rsid w:val="00A70DB8"/>
    <w:rPr>
      <w:rFonts w:ascii="Arial" w:hAnsi="Arial"/>
      <w:snapToGrid w:val="0"/>
      <w:sz w:val="16"/>
    </w:rPr>
  </w:style>
  <w:style w:type="paragraph" w:styleId="Projectname" w:customStyle="1">
    <w:name w:val="Project name"/>
    <w:rsid w:val="00067498"/>
    <w:pPr>
      <w:pageBreakBefore/>
      <w:spacing w:before="2400"/>
      <w:ind w:left="1440"/>
    </w:pPr>
    <w:rPr>
      <w:color w:val="002776"/>
      <w:sz w:val="60"/>
      <w:szCs w:val="60"/>
    </w:rPr>
  </w:style>
  <w:style w:type="paragraph" w:styleId="Toolordeliverablename" w:customStyle="1">
    <w:name w:val="Tool or deliverable name"/>
    <w:rsid w:val="00067498"/>
    <w:pPr>
      <w:spacing w:before="360"/>
      <w:ind w:left="1440"/>
    </w:pPr>
    <w:rPr>
      <w:color w:val="92D400"/>
      <w:sz w:val="60"/>
      <w:szCs w:val="24"/>
    </w:rPr>
  </w:style>
  <w:style w:type="character" w:styleId="BalloonTextChar" w:customStyle="1">
    <w:name w:val="Balloon Text Char"/>
    <w:basedOn w:val="DefaultParagraphFont"/>
    <w:link w:val="BalloonText"/>
    <w:rsid w:val="0087668A"/>
    <w:rPr>
      <w:rFonts w:ascii="Tahoma" w:hAnsi="Tahoma" w:cs="Tahoma"/>
      <w:sz w:val="16"/>
      <w:szCs w:val="16"/>
    </w:rPr>
  </w:style>
  <w:style w:type="paragraph" w:styleId="Copyright" w:customStyle="1">
    <w:name w:val="Copyright"/>
    <w:autoRedefine/>
    <w:rsid w:val="0015255D"/>
    <w:pPr>
      <w:autoSpaceDE w:val="0"/>
      <w:autoSpaceDN w:val="0"/>
      <w:adjustRightInd w:val="0"/>
      <w:spacing w:after="120" w:line="276" w:lineRule="auto"/>
      <w:ind w:left="2880"/>
    </w:pPr>
    <w:rPr>
      <w:noProof/>
      <w:color w:val="333333"/>
      <w:sz w:val="16"/>
      <w:szCs w:val="18"/>
    </w:rPr>
  </w:style>
  <w:style w:type="paragraph" w:styleId="CopyrightDeloitteBold" w:customStyle="1">
    <w:name w:val="Copyright Deloitte Bold"/>
    <w:autoRedefine/>
    <w:rsid w:val="00F17B9F"/>
    <w:pPr>
      <w:pageBreakBefore/>
      <w:autoSpaceDE w:val="0"/>
      <w:autoSpaceDN w:val="0"/>
      <w:adjustRightInd w:val="0"/>
      <w:spacing w:before="4800" w:line="276" w:lineRule="auto"/>
      <w:ind w:left="2880"/>
    </w:pPr>
    <w:rPr>
      <w:b/>
      <w:color w:val="333333"/>
      <w:sz w:val="16"/>
    </w:rPr>
  </w:style>
  <w:style w:type="character" w:styleId="PlaceholderText">
    <w:name w:val="Placeholder Text"/>
    <w:basedOn w:val="DefaultParagraphFont"/>
    <w:uiPriority w:val="99"/>
    <w:semiHidden/>
    <w:rsid w:val="005B0707"/>
    <w:rPr>
      <w:color w:val="808080"/>
    </w:rPr>
  </w:style>
  <w:style w:type="paragraph" w:styleId="DocumentIdentification" w:customStyle="1">
    <w:name w:val="Document Identification"/>
    <w:autoRedefine/>
    <w:rsid w:val="003A5542"/>
    <w:pPr>
      <w:spacing w:after="120" w:line="280" w:lineRule="exact"/>
    </w:pPr>
    <w:rPr>
      <w:rFonts w:eastAsia="Times"/>
      <w:color w:val="000000"/>
      <w:lang w:val="en-GB"/>
    </w:rPr>
  </w:style>
  <w:style w:type="paragraph" w:styleId="Documentname" w:customStyle="1">
    <w:name w:val="Document name"/>
    <w:autoRedefine/>
    <w:rsid w:val="0049677E"/>
    <w:pPr>
      <w:spacing w:after="120" w:line="280" w:lineRule="exact"/>
    </w:pPr>
    <w:rPr>
      <w:rFonts w:eastAsia="Times"/>
      <w:color w:val="000000"/>
      <w:lang w:val="en-GB"/>
    </w:rPr>
  </w:style>
  <w:style w:type="paragraph" w:styleId="Insertnameoftheproject" w:customStyle="1">
    <w:name w:val="&lt;Insert name of the project&gt;"/>
    <w:rsid w:val="0049677E"/>
    <w:pPr>
      <w:spacing w:after="120" w:line="280" w:lineRule="exact"/>
    </w:pPr>
    <w:rPr>
      <w:rFonts w:eastAsia="Times"/>
      <w:color w:val="000000"/>
      <w:lang w:val="en-GB"/>
    </w:rPr>
  </w:style>
  <w:style w:type="paragraph" w:styleId="Bullet1Last" w:customStyle="1">
    <w:name w:val="Bullet 1 Last"/>
    <w:basedOn w:val="Bullet1"/>
    <w:next w:val="Bodycopy"/>
    <w:autoRedefine/>
    <w:rsid w:val="00363F8F"/>
    <w:pPr>
      <w:spacing w:after="120"/>
    </w:pPr>
  </w:style>
  <w:style w:type="paragraph" w:styleId="Bullet2Last" w:customStyle="1">
    <w:name w:val="Bullet 2 Last"/>
    <w:basedOn w:val="Bullet2"/>
    <w:next w:val="Bodycopy"/>
    <w:autoRedefine/>
    <w:rsid w:val="00363F8F"/>
    <w:pPr>
      <w:spacing w:after="120"/>
    </w:pPr>
  </w:style>
  <w:style w:type="paragraph" w:styleId="Copyrightsubhead" w:customStyle="1">
    <w:name w:val="Copyright subhead"/>
    <w:basedOn w:val="CopyrightDeloitteBold"/>
    <w:next w:val="Copyright"/>
    <w:rsid w:val="0015255D"/>
    <w:pPr>
      <w:pageBreakBefore w:val="0"/>
      <w:spacing w:before="120"/>
    </w:pPr>
    <w:rPr>
      <w:rFonts w:ascii="Arial Bold" w:hAnsi="Arial Bold"/>
    </w:rPr>
  </w:style>
  <w:style w:type="paragraph" w:styleId="List2Last" w:customStyle="1">
    <w:name w:val="List 2 Last"/>
    <w:basedOn w:val="List2"/>
    <w:next w:val="Bodycopy"/>
    <w:autoRedefine/>
    <w:rsid w:val="00BD58C9"/>
    <w:pPr>
      <w:spacing w:after="120"/>
    </w:pPr>
  </w:style>
  <w:style w:type="paragraph" w:styleId="ListLast" w:customStyle="1">
    <w:name w:val="List Last"/>
    <w:basedOn w:val="List"/>
    <w:autoRedefine/>
    <w:rsid w:val="00460FC2"/>
    <w:pPr>
      <w:spacing w:after="120"/>
    </w:pPr>
  </w:style>
  <w:style w:type="numbering" w:styleId="Style1" w:customStyle="1">
    <w:name w:val="Style1"/>
    <w:uiPriority w:val="99"/>
    <w:rsid w:val="00E33D7E"/>
  </w:style>
  <w:style w:type="numbering" w:styleId="List1" w:customStyle="1">
    <w:name w:val="List 1"/>
    <w:uiPriority w:val="99"/>
    <w:rsid w:val="00460FC2"/>
  </w:style>
  <w:style w:type="character" w:styleId="Heading3Char" w:customStyle="1">
    <w:name w:val="Heading 3 Char"/>
    <w:basedOn w:val="DefaultParagraphFont"/>
    <w:link w:val="Heading3"/>
    <w:rsid w:val="0036790B"/>
    <w:rPr>
      <w:rFonts w:ascii="Arial" w:hAnsi="Arial" w:cs="Arial"/>
      <w:b/>
      <w:lang w:val="en-GB"/>
    </w:rPr>
  </w:style>
  <w:style w:type="paragraph" w:styleId="StyleToolordeliverablenameCustomColorRGB039118Left" w:customStyle="1">
    <w:name w:val="Style Tool or deliverable name + Custom Color(RGB(039118)) Left:..."/>
    <w:basedOn w:val="Toolordeliverablename"/>
    <w:rsid w:val="00125C8B"/>
    <w:rPr>
      <w:rFonts w:cs="Times New Roman"/>
      <w:color w:val="002776"/>
      <w:szCs w:val="20"/>
    </w:rPr>
  </w:style>
  <w:style w:type="paragraph" w:styleId="Tablebullet" w:customStyle="1">
    <w:name w:val="Tablebullet"/>
    <w:basedOn w:val="Tabletext"/>
    <w:rsid w:val="00730AAF"/>
    <w:pPr>
      <w:tabs>
        <w:tab w:val="num" w:pos="720"/>
      </w:tabs>
      <w:spacing w:before="20" w:after="20"/>
      <w:ind w:left="216" w:hanging="216"/>
    </w:pPr>
  </w:style>
  <w:style w:type="paragraph" w:styleId="Header">
    <w:name w:val="header"/>
    <w:basedOn w:val="Normal"/>
    <w:link w:val="HeaderChar"/>
    <w:rsid w:val="007807A2"/>
    <w:pPr>
      <w:tabs>
        <w:tab w:val="center" w:pos="4680"/>
        <w:tab w:val="right" w:pos="9360"/>
      </w:tabs>
      <w:jc w:val="center"/>
    </w:pPr>
    <w:rPr>
      <w:rFonts w:ascii="Arial Bold" w:hAnsi="Arial Bold"/>
      <w:b/>
    </w:rPr>
  </w:style>
  <w:style w:type="character" w:styleId="HeaderChar" w:customStyle="1">
    <w:name w:val="Header Char"/>
    <w:basedOn w:val="DefaultParagraphFont"/>
    <w:link w:val="Header"/>
    <w:rsid w:val="007807A2"/>
    <w:rPr>
      <w:rFonts w:ascii="Arial Bold" w:hAnsi="Arial Bold"/>
      <w:b/>
    </w:rPr>
  </w:style>
  <w:style w:type="paragraph" w:styleId="TableNumber" w:customStyle="1">
    <w:name w:val="TableNumber"/>
    <w:basedOn w:val="Tablehead1"/>
    <w:next w:val="Bodycopy"/>
    <w:rsid w:val="008A21B2"/>
    <w:rPr>
      <w:color w:val="auto"/>
    </w:rPr>
  </w:style>
  <w:style w:type="paragraph" w:styleId="TableList" w:customStyle="1">
    <w:name w:val="TableList"/>
    <w:basedOn w:val="Tabletext"/>
    <w:rsid w:val="00417F17"/>
    <w:pPr>
      <w:tabs>
        <w:tab w:val="num" w:pos="720"/>
      </w:tabs>
      <w:ind w:left="216" w:hanging="216"/>
    </w:pPr>
  </w:style>
  <w:style w:type="paragraph" w:styleId="Tablehead2" w:customStyle="1">
    <w:name w:val="Tablehead2"/>
    <w:basedOn w:val="Tablehead1"/>
    <w:rsid w:val="00771AB1"/>
    <w:rPr>
      <w:color w:val="002776"/>
    </w:rPr>
  </w:style>
  <w:style w:type="paragraph" w:styleId="Instructions" w:customStyle="1">
    <w:name w:val="Instructions"/>
    <w:basedOn w:val="Bodycopy"/>
    <w:next w:val="Bodycopy"/>
    <w:rsid w:val="002851D7"/>
    <w:rPr>
      <w:color w:val="0000FF"/>
    </w:rPr>
  </w:style>
  <w:style w:type="paragraph" w:styleId="Tablebullet2" w:customStyle="1">
    <w:name w:val="Tablebullet2"/>
    <w:basedOn w:val="Tablebullet"/>
    <w:rsid w:val="003F14D8"/>
    <w:pPr>
      <w:ind w:left="418"/>
    </w:pPr>
  </w:style>
  <w:style w:type="paragraph" w:styleId="FigureCaption" w:customStyle="1">
    <w:name w:val="FigureCaption"/>
    <w:basedOn w:val="Bodycopy"/>
    <w:rsid w:val="008A21B2"/>
    <w:pPr>
      <w:tabs>
        <w:tab w:val="num" w:pos="720"/>
      </w:tabs>
      <w:ind w:left="720" w:hanging="720"/>
      <w:jc w:val="center"/>
    </w:pPr>
    <w:rPr>
      <w:b/>
      <w:sz w:val="18"/>
      <w:szCs w:val="18"/>
    </w:rPr>
  </w:style>
  <w:style w:type="numbering" w:styleId="Style2" w:customStyle="1">
    <w:name w:val="Style2"/>
    <w:uiPriority w:val="99"/>
    <w:rsid w:val="008A21B2"/>
  </w:style>
  <w:style w:type="paragraph" w:styleId="InstructionsBullet" w:customStyle="1">
    <w:name w:val="InstructionsBullet"/>
    <w:basedOn w:val="Bullet1"/>
    <w:rsid w:val="00D0277E"/>
    <w:rPr>
      <w:color w:val="0000FF"/>
    </w:rPr>
  </w:style>
  <w:style w:type="numbering" w:styleId="Style4" w:customStyle="1">
    <w:name w:val="Style4"/>
    <w:uiPriority w:val="99"/>
    <w:rsid w:val="00417F17"/>
  </w:style>
  <w:style w:type="numbering" w:styleId="Style5" w:customStyle="1">
    <w:name w:val="Style5"/>
    <w:uiPriority w:val="99"/>
    <w:rsid w:val="00417F17"/>
  </w:style>
  <w:style w:type="paragraph" w:styleId="TableBodyHeading" w:customStyle="1">
    <w:name w:val="Table Body Heading"/>
    <w:basedOn w:val="Normal"/>
    <w:link w:val="TableBodyHeadingChar"/>
    <w:rsid w:val="005C545A"/>
    <w:pPr>
      <w:tabs>
        <w:tab w:val="left" w:pos="720"/>
      </w:tabs>
      <w:spacing w:before="60" w:after="60"/>
    </w:pPr>
    <w:rPr>
      <w:rFonts w:ascii="Arial Narrow" w:hAnsi="Arial Narrow"/>
      <w:b/>
      <w:szCs w:val="24"/>
    </w:rPr>
  </w:style>
  <w:style w:type="character" w:styleId="TableBodyHeadingChar" w:customStyle="1">
    <w:name w:val="Table Body Heading Char"/>
    <w:link w:val="TableBodyHeading"/>
    <w:rsid w:val="005C545A"/>
    <w:rPr>
      <w:rFonts w:ascii="Arial Narrow" w:hAnsi="Arial Narrow"/>
      <w:b/>
      <w:szCs w:val="24"/>
    </w:rPr>
  </w:style>
  <w:style w:type="paragraph" w:styleId="TableBodyText" w:customStyle="1">
    <w:name w:val="Table Body Text"/>
    <w:basedOn w:val="Normal"/>
    <w:link w:val="TableBodyTextChar"/>
    <w:rsid w:val="005C545A"/>
    <w:pPr>
      <w:tabs>
        <w:tab w:val="left" w:pos="720"/>
      </w:tabs>
      <w:spacing w:before="60" w:after="60"/>
    </w:pPr>
    <w:rPr>
      <w:rFonts w:ascii="Arial Narrow" w:hAnsi="Arial Narrow"/>
      <w:szCs w:val="24"/>
    </w:rPr>
  </w:style>
  <w:style w:type="character" w:styleId="TableBodyTextChar" w:customStyle="1">
    <w:name w:val="Table Body Text Char"/>
    <w:link w:val="TableBodyText"/>
    <w:rsid w:val="005C545A"/>
    <w:rPr>
      <w:rFonts w:ascii="Arial Narrow" w:hAnsi="Arial Narrow"/>
      <w:szCs w:val="24"/>
    </w:rPr>
  </w:style>
  <w:style w:type="paragraph" w:styleId="RedItalics" w:customStyle="1">
    <w:name w:val="RedItalics"/>
    <w:basedOn w:val="Normal"/>
    <w:link w:val="RedItalicsChar"/>
    <w:rsid w:val="005C545A"/>
    <w:pPr>
      <w:keepNext/>
      <w:ind w:left="1627"/>
    </w:pPr>
    <w:rPr>
      <w:rFonts w:ascii="Times New Roman" w:hAnsi="Times New Roman"/>
      <w:i/>
      <w:color w:val="800000"/>
      <w:sz w:val="18"/>
    </w:rPr>
  </w:style>
  <w:style w:type="character" w:styleId="RedItalicsChar" w:customStyle="1">
    <w:name w:val="RedItalics Char"/>
    <w:link w:val="RedItalics"/>
    <w:rsid w:val="005C545A"/>
    <w:rPr>
      <w:i/>
      <w:color w:val="800000"/>
      <w:sz w:val="18"/>
    </w:rPr>
  </w:style>
  <w:style w:type="paragraph" w:styleId="conceptbody" w:customStyle="1">
    <w:name w:val="conceptbody"/>
    <w:basedOn w:val="Normal"/>
    <w:rsid w:val="00B95D2C"/>
    <w:rPr>
      <w:rFonts w:ascii="Times New Roman" w:hAnsi="Times New Roman"/>
      <w:sz w:val="22"/>
      <w:szCs w:val="24"/>
    </w:rPr>
  </w:style>
  <w:style w:type="paragraph" w:styleId="ListParagraph">
    <w:name w:val="List Paragraph"/>
    <w:basedOn w:val="Normal"/>
    <w:qFormat/>
    <w:rsid w:val="00F52CF8"/>
    <w:pPr>
      <w:ind w:left="720"/>
    </w:pPr>
    <w:rPr>
      <w:rFonts w:ascii="Verdana" w:hAnsi="Verdana"/>
    </w:rPr>
  </w:style>
  <w:style w:type="paragraph" w:styleId="TableHeaders" w:customStyle="1">
    <w:name w:val="Table Headers"/>
    <w:basedOn w:val="Normal"/>
    <w:rsid w:val="00F439D8"/>
    <w:pPr>
      <w:spacing w:before="120" w:after="60"/>
    </w:pPr>
    <w:rPr>
      <w:rFonts w:eastAsia="MS Mincho"/>
      <w:b/>
      <w:bCs/>
      <w:szCs w:val="24"/>
    </w:rPr>
  </w:style>
  <w:style w:type="paragraph" w:styleId="TableText0" w:customStyle="1">
    <w:name w:val="Table Text"/>
    <w:basedOn w:val="Normal"/>
    <w:link w:val="TableTextChar"/>
    <w:rsid w:val="00F439D8"/>
    <w:pPr>
      <w:spacing w:before="60" w:after="60"/>
    </w:pPr>
    <w:rPr>
      <w:rFonts w:eastAsia="MS Mincho"/>
      <w:bCs/>
      <w:szCs w:val="24"/>
    </w:rPr>
  </w:style>
  <w:style w:type="paragraph" w:styleId="Review" w:customStyle="1">
    <w:name w:val="Review"/>
    <w:basedOn w:val="Normal"/>
    <w:rsid w:val="00F439D8"/>
    <w:pPr>
      <w:keepNext/>
      <w:ind w:left="360" w:hanging="360"/>
      <w:jc w:val="both"/>
    </w:pPr>
    <w:rPr>
      <w:rFonts w:eastAsia="MS Mincho"/>
      <w:b/>
      <w:bCs/>
      <w:i/>
      <w:iCs/>
      <w:sz w:val="22"/>
      <w:szCs w:val="28"/>
      <w:u w:val="single"/>
    </w:rPr>
  </w:style>
  <w:style w:type="character" w:styleId="TableTextChar" w:customStyle="1">
    <w:name w:val="Table Text Char"/>
    <w:link w:val="TableText0"/>
    <w:rsid w:val="00F439D8"/>
    <w:rPr>
      <w:rFonts w:ascii="Arial" w:hAnsi="Arial" w:eastAsia="MS Mincho"/>
      <w:bCs/>
      <w:szCs w:val="24"/>
    </w:rPr>
  </w:style>
  <w:style w:type="character" w:styleId="PlainTextChar" w:customStyle="1">
    <w:name w:val="Plain Text Char"/>
    <w:link w:val="PlainText"/>
    <w:uiPriority w:val="99"/>
    <w:semiHidden/>
    <w:locked/>
    <w:rsid w:val="00E26610"/>
    <w:rPr>
      <w:rFonts w:ascii="Courier New" w:hAnsi="Courier New" w:cs="Courier New"/>
    </w:rPr>
  </w:style>
  <w:style w:type="character" w:styleId="CommentReference">
    <w:name w:val="Comment Reference"/>
    <w:basedOn w:val="DefaultParagraphFont"/>
    <w:semiHidden/>
    <w:unhideWhenUsed/>
    <w:rsid w:val="00E26610"/>
    <w:rPr>
      <w:sz w:val="16"/>
      <w:szCs w:val="16"/>
    </w:rPr>
  </w:style>
  <w:style w:type="paragraph" w:styleId="CommentText">
    <w:name w:val="Comment Text"/>
    <w:basedOn w:val="Normal"/>
    <w:link w:val="CommentTextChar"/>
    <w:unhideWhenUsed/>
    <w:rsid w:val="00E26610"/>
  </w:style>
  <w:style w:type="character" w:styleId="CommentTextChar" w:customStyle="1">
    <w:name w:val="Comment Text Char"/>
    <w:basedOn w:val="DefaultParagraphFont"/>
    <w:link w:val="CommentText"/>
    <w:rsid w:val="00E26610"/>
    <w:rPr>
      <w:rFonts w:ascii="Arial" w:hAnsi="Arial"/>
    </w:rPr>
  </w:style>
  <w:style w:type="paragraph" w:styleId="CommentSubject">
    <w:name w:val="Comment Subject"/>
    <w:basedOn w:val="CommentText"/>
    <w:next w:val="CommentText"/>
    <w:link w:val="CommentSubjectChar"/>
    <w:semiHidden/>
    <w:unhideWhenUsed/>
    <w:rsid w:val="00E26610"/>
    <w:rPr>
      <w:b/>
      <w:bCs/>
    </w:rPr>
  </w:style>
  <w:style w:type="character" w:styleId="CommentSubjectChar" w:customStyle="1">
    <w:name w:val="Comment Subject Char"/>
    <w:basedOn w:val="CommentTextChar"/>
    <w:link w:val="CommentSubject"/>
    <w:semiHidden/>
    <w:rsid w:val="00E26610"/>
    <w:rPr>
      <w:rFonts w:ascii="Arial" w:hAnsi="Arial"/>
      <w:b/>
      <w:bCs/>
    </w:rPr>
  </w:style>
  <w:style w:type="paragraph" w:styleId="Body1" w:customStyle="1">
    <w:name w:val="*Body 1"/>
    <w:rsid w:val="00EB612F"/>
    <w:pPr>
      <w:spacing w:after="120"/>
    </w:pPr>
    <w:rPr>
      <w:sz w:val="22"/>
    </w:rPr>
  </w:style>
  <w:style w:type="paragraph" w:styleId="DocumentTitle" w:customStyle="1">
    <w:name w:val="*Document Title"/>
    <w:rsid w:val="00EB612F"/>
    <w:pPr>
      <w:framePr w:vSpace="187" w:hSpace="187" w:wrap="around" w:hAnchor="text" w:vAnchor="text" w:y="1"/>
      <w:jc w:val="center"/>
    </w:pPr>
    <w:rPr>
      <w:b/>
      <w:smallCaps/>
      <w:noProof/>
      <w:sz w:val="32"/>
    </w:rPr>
  </w:style>
  <w:style w:type="paragraph" w:styleId="HN1NotHeader1" w:customStyle="1">
    <w:name w:val="*HN 1 Not Header 1"/>
    <w:basedOn w:val="Normal"/>
    <w:rsid w:val="00EB612F"/>
    <w:pPr>
      <w:keepNext/>
      <w:spacing w:before="120" w:after="120"/>
      <w:outlineLvl w:val="0"/>
    </w:pPr>
    <w:rPr>
      <w:rFonts w:ascii="Times New Roman" w:hAnsi="Times New Roman"/>
      <w:b/>
      <w:caps/>
      <w:sz w:val="28"/>
    </w:rPr>
  </w:style>
  <w:style w:type="paragraph" w:styleId="paragraph" w:customStyle="1">
    <w:name w:val="paragraph"/>
    <w:basedOn w:val="Normal"/>
    <w:rsid w:val="00FA7540"/>
    <w:pPr>
      <w:spacing w:before="100" w:beforeAutospacing="1" w:after="100" w:afterAutospacing="1"/>
    </w:pPr>
    <w:rPr>
      <w:rFonts w:ascii="Times New Roman" w:hAnsi="Times New Roman"/>
      <w:sz w:val="24"/>
      <w:szCs w:val="24"/>
    </w:rPr>
  </w:style>
  <w:style w:type="character" w:styleId="normaltextrun" w:customStyle="1">
    <w:name w:val="normaltextrun"/>
    <w:basedOn w:val="DefaultParagraphFont"/>
    <w:rsid w:val="00FA7540"/>
  </w:style>
  <w:style w:type="character" w:styleId="eop" w:customStyle="1">
    <w:name w:val="eop"/>
    <w:basedOn w:val="DefaultParagraphFont"/>
    <w:rsid w:val="00FA7540"/>
  </w:style>
  <w:style w:type="table" w:styleId="GridTable4-Accent3">
    <w:name w:val="Grid Table 4 Accent 3"/>
    <w:basedOn w:val="TableNormal"/>
    <w:uiPriority w:val="49"/>
    <w:rsid w:val="00BC1F62"/>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tabchar" w:customStyle="1">
    <w:name w:val="tabchar"/>
    <w:basedOn w:val="DefaultParagraphFont"/>
    <w:rsid w:val="00170798"/>
  </w:style>
  <w:style w:type="table" w:styleId="ListTable4-Accent3">
    <w:name w:val="List Table 4 Accent 3"/>
    <w:basedOn w:val="TableNormal"/>
    <w:uiPriority w:val="49"/>
    <w:rsid w:val="003D5991"/>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tcBorders>
        <w:shd w:val="clear" w:color="auto" w:fill="9BBB59" w:themeFill="accent3"/>
      </w:tcPr>
    </w:tblStylePr>
    <w:tblStylePr w:type="lastRow">
      <w:rPr>
        <w:b/>
        <w:bCs/>
      </w:rPr>
      <w:tblPr/>
      <w:tcPr>
        <w:tcBorders>
          <w:top w:val="doub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Revision">
    <w:name w:val="Revision"/>
    <w:hidden/>
    <w:uiPriority w:val="99"/>
    <w:semiHidden/>
    <w:rsid w:val="00B22F19"/>
  </w:style>
  <w:style w:type="paragraph" w:styleId="Default" w:customStyle="1">
    <w:name w:val="Default"/>
    <w:rsid w:val="00955CBC"/>
    <w:pPr>
      <w:autoSpaceDE w:val="0"/>
      <w:autoSpaceDN w:val="0"/>
      <w:adjustRightInd w:val="0"/>
    </w:pPr>
    <w:rPr>
      <w:rFonts w:ascii="Aptos" w:hAnsi="Aptos" w:cs="Aptos"/>
      <w:color w:val="000000"/>
      <w:sz w:val="24"/>
      <w:szCs w:val="24"/>
    </w:rPr>
  </w:style>
  <w:style w:type="character" w:styleId="Mention">
    <w:name w:val="Mention"/>
    <w:basedOn w:val="DefaultParagraphFont"/>
    <w:uiPriority w:val="99"/>
    <w:unhideWhenUsed/>
    <w:rsid w:val="32148397"/>
    <w:rPr>
      <w:color w:val="2B579A"/>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table" w:styleId="a2" w:customStyle="1">
    <w:basedOn w:val="TableNormal"/>
    <w:tblPr>
      <w:tblStyleRowBandSize w:val="1"/>
      <w:tblStyleColBandSize w:val="1"/>
      <w:tblCellMar>
        <w:left w:w="115" w:type="dxa"/>
        <w:right w:w="115" w:type="dxa"/>
      </w:tblCellMar>
    </w:tblPr>
  </w:style>
  <w:style w:type="table" w:styleId="a3" w:customStyle="1">
    <w:basedOn w:val="TableNormal"/>
    <w:tblPr>
      <w:tblStyleRowBandSize w:val="1"/>
      <w:tblStyleColBandSize w:val="1"/>
      <w:tblCellMar>
        <w:left w:w="115" w:type="dxa"/>
        <w:right w:w="115" w:type="dxa"/>
      </w:tblCellMar>
    </w:tblPr>
  </w:style>
  <w:style w:type="table" w:styleId="a4" w:customStyle="1">
    <w:basedOn w:val="TableNormal"/>
    <w:tblPr>
      <w:tblStyleRowBandSize w:val="1"/>
      <w:tblStyleColBandSize w:val="1"/>
      <w:tblCellMar>
        <w:left w:w="115" w:type="dxa"/>
        <w:right w:w="115" w:type="dxa"/>
      </w:tblCellMar>
    </w:tblPr>
  </w:style>
  <w:style w:type="table" w:styleId="a5" w:customStyle="1">
    <w:basedOn w:val="TableNormal"/>
    <w:tblPr>
      <w:tblStyleRowBandSize w:val="1"/>
      <w:tblStyleColBandSize w:val="1"/>
      <w:tblCellMar>
        <w:left w:w="115" w:type="dxa"/>
        <w:right w:w="115" w:type="dxa"/>
      </w:tblCellMar>
    </w:tblPr>
  </w:style>
  <w:style w:type="table" w:styleId="a6" w:customStyle="1">
    <w:basedOn w:val="TableNormal"/>
    <w:tblPr>
      <w:tblStyleRowBandSize w:val="1"/>
      <w:tblStyleColBandSize w:val="1"/>
      <w:tblCellMar>
        <w:left w:w="115" w:type="dxa"/>
        <w:right w:w="115" w:type="dxa"/>
      </w:tblCellMar>
    </w:tblPr>
  </w:style>
  <w:style w:type="table" w:styleId="a7" w:customStyle="1">
    <w:basedOn w:val="TableNormal"/>
    <w:tblPr>
      <w:tblStyleRowBandSize w:val="1"/>
      <w:tblStyleColBandSize w:val="1"/>
      <w:tblCellMar>
        <w:left w:w="115" w:type="dxa"/>
        <w:right w:w="115"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tblPr>
      <w:tblStyleRowBandSize w:val="1"/>
      <w:tblStyleColBandSize w:val="1"/>
      <w:tblCellMar>
        <w:left w:w="115" w:type="dxa"/>
        <w:right w:w="115" w:type="dxa"/>
      </w:tblCellMar>
    </w:tblPr>
  </w:style>
  <w:style w:type="table" w:styleId="ac" w:customStyle="1">
    <w:basedOn w:val="TableNormal"/>
    <w:tblPr>
      <w:tblStyleRowBandSize w:val="1"/>
      <w:tblStyleColBandSize w:val="1"/>
      <w:tblCellMar>
        <w:left w:w="115" w:type="dxa"/>
        <w:right w:w="115" w:type="dxa"/>
      </w:tblCellMar>
    </w:tblPr>
  </w:style>
  <w:style w:type="paragraph" w:styleId="Level1" w:customStyle="1">
    <w:name w:val="Level 1"/>
    <w:basedOn w:val="Normal"/>
    <w:link w:val="Level1Char"/>
    <w:qFormat/>
    <w:rsid w:val="00B33AB7"/>
    <w:pPr>
      <w:spacing w:before="120" w:after="120"/>
    </w:pPr>
    <w:rPr>
      <w:rFonts w:eastAsia="Calibri" w:cs="Times New Roman"/>
      <w:i/>
      <w:iCs/>
      <w:color w:val="0000FF"/>
      <w:sz w:val="22"/>
      <w:szCs w:val="24"/>
      <w:lang w:val="en-US" w:eastAsia="en-US"/>
    </w:rPr>
  </w:style>
  <w:style w:type="character" w:styleId="Level1Char" w:customStyle="1">
    <w:name w:val="Level 1 Char"/>
    <w:basedOn w:val="DefaultParagraphFont"/>
    <w:link w:val="Level1"/>
    <w:rsid w:val="00B33AB7"/>
    <w:rPr>
      <w:rFonts w:eastAsia="Calibri" w:cs="Times New Roman"/>
      <w:i/>
      <w:iCs/>
      <w:color w:val="0000FF"/>
      <w:sz w:val="22"/>
      <w:szCs w:val="24"/>
      <w:lang w:val="en-US" w:eastAsia="en-US"/>
    </w:rPr>
  </w:style>
  <w:style w:type="table" w:styleId="10" w:customStyle="1">
    <w:name w:val="10"/>
    <w:basedOn w:val="TableNormal"/>
    <w:rsid w:val="00B33AB7"/>
    <w:pPr>
      <w:spacing w:line="276" w:lineRule="auto"/>
    </w:pPr>
    <w:rPr>
      <w:sz w:val="22"/>
      <w:szCs w:val="22"/>
      <w:lang w:eastAsia="en-US"/>
    </w:rPr>
    <w:tblPr>
      <w:tblStyleRowBandSize w:val="1"/>
      <w:tblStyleColBandSize w:val="1"/>
      <w:tblInd w:w="0" w:type="nil"/>
      <w:tblCellMar>
        <w:top w:w="100" w:type="dxa"/>
        <w:left w:w="100" w:type="dxa"/>
        <w:bottom w:w="100" w:type="dxa"/>
        <w:right w:w="100" w:type="dxa"/>
      </w:tblCellMar>
    </w:tblPr>
  </w:style>
  <w:style w:type="character" w:styleId="UnresolvedMention">
    <w:name w:val="Unresolved Mention"/>
    <w:basedOn w:val="DefaultParagraphFont"/>
    <w:uiPriority w:val="99"/>
    <w:semiHidden/>
    <w:unhideWhenUsed/>
    <w:rsid w:val="00E46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yperlink" Target="https://solvayagile.atlassian.net/browse/SPARK-21519" TargetMode="Externa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solvayagile.atlassian.net/browse/SPARK-21518" TargetMode="Externa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071b00d-169a-4403-a466-ef851835948e">
      <Terms xmlns="http://schemas.microsoft.com/office/infopath/2007/PartnerControls"/>
    </lcf76f155ced4ddcb4097134ff3c332f>
    <TaxCatchAll xmlns="315b5453-8dcd-4c39-8cc3-24adc0c558d5" xsi:nil="true"/>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bBmrB1Jp3DL3AyvBKhe77rUDCA==">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</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066AB8D4095E434AAD3F64AC48696A76" ma:contentTypeVersion="19" ma:contentTypeDescription="Skapa ett nytt dokument." ma:contentTypeScope="" ma:versionID="1c2739762313bddaadd1f8e01b64ae35">
  <xsd:schema xmlns:xsd="http://www.w3.org/2001/XMLSchema" xmlns:xs="http://www.w3.org/2001/XMLSchema" xmlns:p="http://schemas.microsoft.com/office/2006/metadata/properties" xmlns:ns2="8071b00d-169a-4403-a466-ef851835948e" xmlns:ns3="315b5453-8dcd-4c39-8cc3-24adc0c558d5" targetNamespace="http://schemas.microsoft.com/office/2006/metadata/properties" ma:root="true" ma:fieldsID="8e840cb0192f4c4e884b15a99451dd5d" ns2:_="" ns3:_="">
    <xsd:import namespace="8071b00d-169a-4403-a466-ef851835948e"/>
    <xsd:import namespace="315b5453-8dcd-4c39-8cc3-24adc0c558d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71b00d-169a-4403-a466-ef851835948e"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b2a6239-36ed-4ed1-a895-3ca8a721536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5b5453-8dcd-4c39-8cc3-24adc0c558d5" elementFormDefault="qualified">
    <xsd:import namespace="http://schemas.microsoft.com/office/2006/documentManagement/types"/>
    <xsd:import namespace="http://schemas.microsoft.com/office/infopath/2007/PartnerControls"/>
    <xsd:element name="SharedWithUsers" ma:index="7" nillable="true" ma:displayName="Delat med"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8" nillable="true" ma:displayName="Delat med information" ma:internalName="SharedWithDetails" ma:readOnly="true">
      <xsd:simpleType>
        <xsd:restriction base="dms:Note">
          <xsd:maxLength value="255"/>
        </xsd:restriction>
      </xsd:simpleType>
    </xsd:element>
    <xsd:element name="TaxCatchAll" ma:index="15" nillable="true" ma:displayName="Taxonomy Catch All Column" ma:hidden="true" ma:list="{94384b00-5830-4b7e-916c-25e38e08925b}" ma:internalName="TaxCatchAll" ma:showField="CatchAllData" ma:web="315b5453-8dcd-4c39-8cc3-24adc0c558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94F86A-0E39-40F7-AFED-BA070FB29E05}">
  <ds:schemaRefs>
    <ds:schemaRef ds:uri="http://schemas.microsoft.com/office/2006/metadata/properties"/>
    <ds:schemaRef ds:uri="http://schemas.microsoft.com/office/infopath/2007/PartnerControls"/>
    <ds:schemaRef ds:uri="5c0cade6-d705-4529-b376-c0b111f37957"/>
    <ds:schemaRef ds:uri="7781a6fa-07f2-47ca-9e24-7f96473cf234"/>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C187A31-26AF-42B2-9568-CFCC5019B374}">
  <ds:schemaRefs>
    <ds:schemaRef ds:uri="http://schemas.microsoft.com/sharepoint/v3/contenttype/forms"/>
  </ds:schemaRefs>
</ds:datastoreItem>
</file>

<file path=customXml/itemProps4.xml><?xml version="1.0" encoding="utf-8"?>
<ds:datastoreItem xmlns:ds="http://schemas.openxmlformats.org/officeDocument/2006/customXml" ds:itemID="{6D6DDBE9-EC87-43EE-9210-27C60AADEF17}"/>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Akunury, Ramakanth</dc:creator>
  <keywords/>
  <lastModifiedBy>Prabhakaran Kuppusamy</lastModifiedBy>
  <revision>323</revision>
  <dcterms:created xsi:type="dcterms:W3CDTF">2025-09-22T03:51:00.0000000Z</dcterms:created>
  <dcterms:modified xsi:type="dcterms:W3CDTF">2026-09-15T09:42:52.2231193Z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0x010100066AB8D4095E434AAD3F64AC48696A76</vt:lpwstr>
  </property>
  <property fmtid="{D5CDD505-2E9C-101B-9397-08002B2CF9AE}" pid="3" name="Order">
    <vt:r8>4100</vt:r8>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MSIP_Label_ea60d57e-af5b-4752-ac57-3e4f28ca11dc_Enabled">
    <vt:lpwstr>true</vt:lpwstr>
  </property>
  <property fmtid="{D5CDD505-2E9C-101B-9397-08002B2CF9AE}" pid="9" name="MSIP_Label_ea60d57e-af5b-4752-ac57-3e4f28ca11dc_SetDate">
    <vt:lpwstr>2022-11-07T09:16:13Z</vt:lpwstr>
  </property>
  <property fmtid="{D5CDD505-2E9C-101B-9397-08002B2CF9AE}" pid="10" name="MSIP_Label_ea60d57e-af5b-4752-ac57-3e4f28ca11dc_Method">
    <vt:lpwstr>Standard</vt:lpwstr>
  </property>
  <property fmtid="{D5CDD505-2E9C-101B-9397-08002B2CF9AE}" pid="11" name="MSIP_Label_ea60d57e-af5b-4752-ac57-3e4f28ca11dc_Name">
    <vt:lpwstr>ea60d57e-af5b-4752-ac57-3e4f28ca11dc</vt:lpwstr>
  </property>
  <property fmtid="{D5CDD505-2E9C-101B-9397-08002B2CF9AE}" pid="12" name="MSIP_Label_ea60d57e-af5b-4752-ac57-3e4f28ca11dc_SiteId">
    <vt:lpwstr>36da45f1-dd2c-4d1f-af13-5abe46b99921</vt:lpwstr>
  </property>
  <property fmtid="{D5CDD505-2E9C-101B-9397-08002B2CF9AE}" pid="13" name="MSIP_Label_ea60d57e-af5b-4752-ac57-3e4f28ca11dc_ActionId">
    <vt:lpwstr>9173f229-06d5-4eaf-955a-cee6a028aa97</vt:lpwstr>
  </property>
  <property fmtid="{D5CDD505-2E9C-101B-9397-08002B2CF9AE}" pid="14" name="MSIP_Label_ea60d57e-af5b-4752-ac57-3e4f28ca11dc_ContentBits">
    <vt:lpwstr>0</vt:lpwstr>
  </property>
  <property fmtid="{D5CDD505-2E9C-101B-9397-08002B2CF9AE}" pid="15" name="MediaServiceImageTags">
    <vt:lpwstr/>
  </property>
  <property fmtid="{D5CDD505-2E9C-101B-9397-08002B2CF9AE}" pid="16" name="43b072f0-0f82-4aac-be1e-8abeffc32f66">
    <vt:bool>false</vt:bool>
  </property>
</Properties>
</file>